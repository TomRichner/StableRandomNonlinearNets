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FBFBF" w:themeColor="background1" w:themeShade="BF"/>
  <w:body>
    <w:p w14:paraId="75007417" w14:textId="0926DB0B" w:rsidR="00D14EE7" w:rsidRDefault="009E7C3E" w:rsidP="009E7C3E">
      <w:pPr>
        <w:rPr>
          <w:color w:val="000000" w:themeColor="text1"/>
        </w:rPr>
      </w:pPr>
      <w:r w:rsidRPr="009E7C3E">
        <w:rPr>
          <w:sz w:val="40"/>
          <w:szCs w:val="40"/>
          <w:rPrChange w:id="0" w:author="Thomas Richner" w:date="2025-07-03T12:25:00Z" w16du:dateUtc="2025-07-03T17:25:00Z">
            <w:rPr/>
          </w:rPrChange>
        </w:rPr>
        <w:t xml:space="preserve">Adaptation and Synaptic Depression </w:t>
      </w:r>
      <w:r>
        <w:rPr>
          <w:sz w:val="40"/>
          <w:szCs w:val="40"/>
        </w:rPr>
        <w:t>Bring</w:t>
      </w:r>
      <w:r w:rsidRPr="009D08A8">
        <w:rPr>
          <w:sz w:val="40"/>
          <w:szCs w:val="40"/>
        </w:rPr>
        <w:t xml:space="preserve"> </w:t>
      </w:r>
      <w:r w:rsidRPr="009D08A8">
        <w:rPr>
          <w:sz w:val="40"/>
          <w:szCs w:val="40"/>
        </w:rPr>
        <w:t xml:space="preserve">Recurrent </w:t>
      </w:r>
      <w:r w:rsidR="009D08A8">
        <w:rPr>
          <w:sz w:val="40"/>
          <w:szCs w:val="40"/>
        </w:rPr>
        <w:t xml:space="preserve">Neural </w:t>
      </w:r>
      <w:r w:rsidRPr="009D08A8">
        <w:rPr>
          <w:sz w:val="40"/>
          <w:szCs w:val="40"/>
        </w:rPr>
        <w:t xml:space="preserve">Networks </w:t>
      </w:r>
      <w:r>
        <w:rPr>
          <w:sz w:val="40"/>
          <w:szCs w:val="40"/>
        </w:rPr>
        <w:t>to</w:t>
      </w:r>
      <w:r w:rsidR="00866EF1">
        <w:rPr>
          <w:sz w:val="40"/>
          <w:szCs w:val="40"/>
        </w:rPr>
        <w:t xml:space="preserve"> </w:t>
      </w:r>
      <w:r w:rsidRPr="009D08A8">
        <w:rPr>
          <w:sz w:val="40"/>
          <w:szCs w:val="40"/>
        </w:rPr>
        <w:t>the Edge of Chaos</w:t>
      </w:r>
    </w:p>
    <w:p w14:paraId="40054D3B" w14:textId="77777777" w:rsidR="00FC0C38" w:rsidRPr="005E39BB" w:rsidRDefault="00FC0C38" w:rsidP="00D14EE7">
      <w:pPr>
        <w:rPr>
          <w:color w:val="000000" w:themeColor="text1"/>
        </w:rPr>
      </w:pPr>
    </w:p>
    <w:p w14:paraId="6DFF1819" w14:textId="64CCCBA4" w:rsidR="00D14EE7" w:rsidRPr="00547952" w:rsidRDefault="00D14EE7" w:rsidP="00D14EE7">
      <w:pPr>
        <w:pStyle w:val="ArialNS11"/>
        <w:jc w:val="center"/>
        <w:rPr>
          <w:rFonts w:asciiTheme="minorHAnsi" w:hAnsiTheme="minorHAnsi"/>
          <w:color w:val="000000" w:themeColor="text1"/>
          <w:sz w:val="24"/>
          <w:szCs w:val="24"/>
          <w:lang w:val="de-DE"/>
          <w:rPrChange w:id="1" w:author="Martynas Dervinis" w:date="2025-06-18T20:51:00Z" w16du:dateUtc="2025-06-19T01:51:00Z">
            <w:rPr>
              <w:rFonts w:asciiTheme="minorHAnsi" w:hAnsiTheme="minorHAnsi"/>
              <w:color w:val="000000" w:themeColor="text1"/>
              <w:sz w:val="24"/>
              <w:szCs w:val="24"/>
            </w:rPr>
          </w:rPrChange>
        </w:rPr>
      </w:pPr>
      <w:r w:rsidRPr="00547952">
        <w:rPr>
          <w:rFonts w:asciiTheme="minorHAnsi" w:hAnsiTheme="minorHAnsi"/>
          <w:color w:val="000000" w:themeColor="text1"/>
          <w:sz w:val="24"/>
          <w:szCs w:val="24"/>
          <w:lang w:val="de-DE"/>
          <w:rPrChange w:id="2" w:author="Martynas Dervinis" w:date="2025-06-18T20:51:00Z" w16du:dateUtc="2025-06-19T01:51:00Z">
            <w:rPr>
              <w:rFonts w:asciiTheme="minorHAnsi" w:hAnsiTheme="minorHAnsi"/>
              <w:color w:val="000000" w:themeColor="text1"/>
              <w:sz w:val="24"/>
              <w:szCs w:val="24"/>
            </w:rPr>
          </w:rPrChange>
        </w:rPr>
        <w:t xml:space="preserve">Thomas J. Richner, </w:t>
      </w:r>
      <w:r w:rsidR="00475E90" w:rsidRPr="00547952">
        <w:rPr>
          <w:rFonts w:asciiTheme="minorHAnsi" w:hAnsiTheme="minorHAnsi"/>
          <w:color w:val="000000" w:themeColor="text1"/>
          <w:sz w:val="24"/>
          <w:szCs w:val="24"/>
          <w:lang w:val="de-DE"/>
          <w:rPrChange w:id="3" w:author="Martynas Dervinis" w:date="2025-06-18T20:51:00Z" w16du:dateUtc="2025-06-19T01:51:00Z">
            <w:rPr>
              <w:rFonts w:asciiTheme="minorHAnsi" w:hAnsiTheme="minorHAnsi"/>
              <w:color w:val="000000" w:themeColor="text1"/>
              <w:sz w:val="24"/>
              <w:szCs w:val="24"/>
            </w:rPr>
          </w:rPrChange>
        </w:rPr>
        <w:t>Martynas Dervin</w:t>
      </w:r>
      <w:r w:rsidR="00E70827" w:rsidRPr="00547952">
        <w:rPr>
          <w:rFonts w:asciiTheme="minorHAnsi" w:hAnsiTheme="minorHAnsi"/>
          <w:color w:val="000000" w:themeColor="text1"/>
          <w:sz w:val="24"/>
          <w:szCs w:val="24"/>
          <w:lang w:val="de-DE"/>
          <w:rPrChange w:id="4" w:author="Martynas Dervinis" w:date="2025-06-18T20:51:00Z" w16du:dateUtc="2025-06-19T01:51:00Z">
            <w:rPr>
              <w:rFonts w:asciiTheme="minorHAnsi" w:hAnsiTheme="minorHAnsi"/>
              <w:color w:val="000000" w:themeColor="text1"/>
              <w:sz w:val="24"/>
              <w:szCs w:val="24"/>
            </w:rPr>
          </w:rPrChange>
        </w:rPr>
        <w:t>i</w:t>
      </w:r>
      <w:r w:rsidR="00475E90" w:rsidRPr="00547952">
        <w:rPr>
          <w:rFonts w:asciiTheme="minorHAnsi" w:hAnsiTheme="minorHAnsi"/>
          <w:color w:val="000000" w:themeColor="text1"/>
          <w:sz w:val="24"/>
          <w:szCs w:val="24"/>
          <w:lang w:val="de-DE"/>
          <w:rPrChange w:id="5" w:author="Martynas Dervinis" w:date="2025-06-18T20:51:00Z" w16du:dateUtc="2025-06-19T01:51:00Z">
            <w:rPr>
              <w:rFonts w:asciiTheme="minorHAnsi" w:hAnsiTheme="minorHAnsi"/>
              <w:color w:val="000000" w:themeColor="text1"/>
              <w:sz w:val="24"/>
              <w:szCs w:val="24"/>
            </w:rPr>
          </w:rPrChange>
        </w:rPr>
        <w:t xml:space="preserve">s, </w:t>
      </w:r>
      <w:r w:rsidRPr="00547952">
        <w:rPr>
          <w:rFonts w:asciiTheme="minorHAnsi" w:hAnsiTheme="minorHAnsi"/>
          <w:color w:val="000000" w:themeColor="text1"/>
          <w:sz w:val="24"/>
          <w:szCs w:val="24"/>
          <w:lang w:val="de-DE"/>
          <w:rPrChange w:id="6" w:author="Martynas Dervinis" w:date="2025-06-18T20:51:00Z" w16du:dateUtc="2025-06-19T01:51:00Z">
            <w:rPr>
              <w:rFonts w:asciiTheme="minorHAnsi" w:hAnsiTheme="minorHAnsi"/>
              <w:color w:val="000000" w:themeColor="text1"/>
              <w:sz w:val="24"/>
              <w:szCs w:val="24"/>
            </w:rPr>
          </w:rPrChange>
        </w:rPr>
        <w:t>Brian N</w:t>
      </w:r>
      <w:r w:rsidR="005D573A" w:rsidRPr="00547952">
        <w:rPr>
          <w:rFonts w:asciiTheme="minorHAnsi" w:hAnsiTheme="minorHAnsi"/>
          <w:color w:val="000000" w:themeColor="text1"/>
          <w:sz w:val="24"/>
          <w:szCs w:val="24"/>
          <w:lang w:val="de-DE"/>
          <w:rPrChange w:id="7" w:author="Martynas Dervinis" w:date="2025-06-18T20:51:00Z" w16du:dateUtc="2025-06-19T01:51:00Z">
            <w:rPr>
              <w:rFonts w:asciiTheme="minorHAnsi" w:hAnsiTheme="minorHAnsi"/>
              <w:color w:val="000000" w:themeColor="text1"/>
              <w:sz w:val="24"/>
              <w:szCs w:val="24"/>
            </w:rPr>
          </w:rPrChange>
        </w:rPr>
        <w:t>.</w:t>
      </w:r>
      <w:r w:rsidRPr="00547952">
        <w:rPr>
          <w:rFonts w:asciiTheme="minorHAnsi" w:hAnsiTheme="minorHAnsi"/>
          <w:color w:val="000000" w:themeColor="text1"/>
          <w:sz w:val="24"/>
          <w:szCs w:val="24"/>
          <w:lang w:val="de-DE"/>
          <w:rPrChange w:id="8" w:author="Martynas Dervinis" w:date="2025-06-18T20:51:00Z" w16du:dateUtc="2025-06-19T01:51:00Z">
            <w:rPr>
              <w:rFonts w:asciiTheme="minorHAnsi" w:hAnsiTheme="minorHAnsi"/>
              <w:color w:val="000000" w:themeColor="text1"/>
              <w:sz w:val="24"/>
              <w:szCs w:val="24"/>
            </w:rPr>
          </w:rPrChange>
        </w:rPr>
        <w:t xml:space="preserve"> Lundstrom</w:t>
      </w:r>
    </w:p>
    <w:p w14:paraId="6E4C6B12" w14:textId="77777777" w:rsidR="00D14EE7" w:rsidRPr="00547952" w:rsidRDefault="00D14EE7" w:rsidP="00D14EE7">
      <w:pPr>
        <w:pStyle w:val="ArialNS11"/>
        <w:jc w:val="center"/>
        <w:rPr>
          <w:rFonts w:asciiTheme="minorHAnsi" w:hAnsiTheme="minorHAnsi"/>
          <w:color w:val="000000" w:themeColor="text1"/>
          <w:lang w:val="de-DE"/>
          <w:rPrChange w:id="9" w:author="Martynas Dervinis" w:date="2025-06-18T20:51:00Z" w16du:dateUtc="2025-06-19T01:51:00Z">
            <w:rPr>
              <w:rFonts w:asciiTheme="minorHAnsi" w:hAnsiTheme="minorHAnsi"/>
              <w:color w:val="000000" w:themeColor="text1"/>
            </w:rPr>
          </w:rPrChange>
        </w:rPr>
      </w:pPr>
    </w:p>
    <w:p w14:paraId="6039579A" w14:textId="653F7A1D" w:rsidR="009F7E85" w:rsidRPr="005E39BB" w:rsidRDefault="009F7E85" w:rsidP="009F7E85">
      <w:pPr>
        <w:pStyle w:val="ArialNS11"/>
        <w:rPr>
          <w:rFonts w:asciiTheme="minorHAnsi" w:hAnsiTheme="minorHAnsi"/>
          <w:color w:val="000000" w:themeColor="text1"/>
        </w:rPr>
      </w:pPr>
      <w:r w:rsidRPr="005E39BB">
        <w:rPr>
          <w:rFonts w:asciiTheme="minorHAnsi" w:hAnsiTheme="minorHAnsi"/>
          <w:b/>
          <w:bCs/>
          <w:color w:val="000000" w:themeColor="text1"/>
          <w:sz w:val="32"/>
          <w:szCs w:val="32"/>
        </w:rPr>
        <w:t>Abstract</w:t>
      </w:r>
    </w:p>
    <w:p w14:paraId="776F5062" w14:textId="7E3894BC" w:rsidR="009F7E85" w:rsidRPr="005E39BB" w:rsidRDefault="009F7E85" w:rsidP="009F7E85">
      <w:pPr>
        <w:pStyle w:val="ArialNS11"/>
        <w:rPr>
          <w:rFonts w:asciiTheme="minorHAnsi" w:hAnsiTheme="minorHAnsi"/>
          <w:color w:val="000000" w:themeColor="text1"/>
        </w:rPr>
      </w:pPr>
    </w:p>
    <w:p w14:paraId="6E429B75" w14:textId="32ADE10E" w:rsidR="009D08A8" w:rsidRDefault="00BA42D7" w:rsidP="00254E02">
      <w:pPr>
        <w:rPr>
          <w:rFonts w:cs="Arial"/>
          <w:color w:val="000000" w:themeColor="text1"/>
          <w:kern w:val="0"/>
          <w:sz w:val="22"/>
          <w:szCs w:val="22"/>
          <w14:ligatures w14:val="none"/>
        </w:rPr>
      </w:pPr>
      <w:r w:rsidRPr="00BA42D7">
        <w:rPr>
          <w:rFonts w:cs="Arial"/>
          <w:color w:val="000000" w:themeColor="text1"/>
          <w:kern w:val="0"/>
          <w:sz w:val="22"/>
          <w:szCs w:val="22"/>
          <w14:ligatures w14:val="none"/>
        </w:rPr>
        <w:t>The brain is a highly recurrent neural network</w:t>
      </w:r>
      <w:r w:rsidR="009D08A8">
        <w:rPr>
          <w:rFonts w:cs="Arial"/>
          <w:color w:val="000000" w:themeColor="text1"/>
          <w:kern w:val="0"/>
          <w:sz w:val="22"/>
          <w:szCs w:val="22"/>
          <w14:ligatures w14:val="none"/>
        </w:rPr>
        <w:t xml:space="preserve"> (RNN)</w:t>
      </w:r>
      <w:r w:rsidRPr="00BA42D7">
        <w:rPr>
          <w:rFonts w:cs="Arial"/>
          <w:color w:val="000000" w:themeColor="text1"/>
          <w:kern w:val="0"/>
          <w:sz w:val="22"/>
          <w:szCs w:val="22"/>
          <w14:ligatures w14:val="none"/>
        </w:rPr>
        <w:t xml:space="preserve"> that must maintain </w:t>
      </w:r>
      <w:r w:rsidR="00BE4CDC">
        <w:rPr>
          <w:rFonts w:cs="Arial"/>
          <w:color w:val="000000" w:themeColor="text1"/>
          <w:kern w:val="0"/>
          <w:sz w:val="22"/>
          <w:szCs w:val="22"/>
          <w14:ligatures w14:val="none"/>
        </w:rPr>
        <w:t>consistent dynamic</w:t>
      </w:r>
      <w:r w:rsidR="009D08A8">
        <w:rPr>
          <w:rFonts w:cs="Arial"/>
          <w:color w:val="000000" w:themeColor="text1"/>
          <w:kern w:val="0"/>
          <w:sz w:val="22"/>
          <w:szCs w:val="22"/>
          <w14:ligatures w14:val="none"/>
        </w:rPr>
        <w:t>al stability</w:t>
      </w:r>
      <w:r w:rsidRPr="00BA42D7">
        <w:rPr>
          <w:rFonts w:cs="Arial"/>
          <w:color w:val="000000" w:themeColor="text1"/>
          <w:kern w:val="0"/>
          <w:sz w:val="22"/>
          <w:szCs w:val="22"/>
          <w14:ligatures w14:val="none"/>
        </w:rPr>
        <w:t xml:space="preserve"> despite extensive, distributed connectivity. Recurrent </w:t>
      </w:r>
      <w:r w:rsidR="009D08A8">
        <w:rPr>
          <w:rFonts w:cs="Arial"/>
          <w:color w:val="000000" w:themeColor="text1"/>
          <w:kern w:val="0"/>
          <w:sz w:val="22"/>
          <w:szCs w:val="22"/>
          <w14:ligatures w14:val="none"/>
        </w:rPr>
        <w:t>connections</w:t>
      </w:r>
      <w:r w:rsidRPr="00BA42D7">
        <w:rPr>
          <w:rFonts w:cs="Arial"/>
          <w:color w:val="000000" w:themeColor="text1"/>
          <w:kern w:val="0"/>
          <w:sz w:val="22"/>
          <w:szCs w:val="22"/>
          <w14:ligatures w14:val="none"/>
        </w:rPr>
        <w:t xml:space="preserve"> create intricate positive and negative feedback loops, which, without careful regulation, </w:t>
      </w:r>
      <w:r w:rsidR="009D08A8">
        <w:rPr>
          <w:rFonts w:cs="Arial"/>
          <w:color w:val="000000" w:themeColor="text1"/>
          <w:kern w:val="0"/>
          <w:sz w:val="22"/>
          <w:szCs w:val="22"/>
          <w14:ligatures w14:val="none"/>
        </w:rPr>
        <w:t xml:space="preserve">can lead to excessive chaos or convergence, both are detrimental to neural information processing.  Networks which reside near the edge of chaos, being neither convergent nor divergent over time, have several theoretical benefits.  How can RNNs find the edge of chaos when so much of connectivity and development is distributed spatially.  Often it is assumed that a combination of neuroplasticity rules is responsible for ensuring (1) dynamical stability of the network, (2) homeostatic stability of the synaptic weight distributions, and (3) associative learning, e.g., via spike-time dependent plasticity.  However, these three essential functions can run counter to each other, especially when the timescales of each are considered.  We hypothesized that short-term synaptic depression (STD) and spike frequency adaptation (SFA) stabilize RNNs. Note that STD and SFA are two forms of adaptation which act on the weights and biases of the network, respectively. </w:t>
      </w:r>
    </w:p>
    <w:p w14:paraId="5C5BC3DA" w14:textId="77777777" w:rsidR="009D08A8" w:rsidRDefault="009D08A8" w:rsidP="00254E02">
      <w:pPr>
        <w:rPr>
          <w:rFonts w:cs="Arial"/>
          <w:color w:val="000000" w:themeColor="text1"/>
          <w:kern w:val="0"/>
          <w:sz w:val="22"/>
          <w:szCs w:val="22"/>
          <w14:ligatures w14:val="none"/>
        </w:rPr>
      </w:pPr>
    </w:p>
    <w:p w14:paraId="44FF4A9E" w14:textId="6FF496AB" w:rsidR="00944160" w:rsidRDefault="009D08A8" w:rsidP="009D08A8">
      <w:pPr>
        <w:rPr>
          <w:rFonts w:cs="Arial"/>
          <w:color w:val="000000" w:themeColor="text1"/>
          <w:kern w:val="0"/>
          <w:sz w:val="22"/>
          <w:szCs w:val="22"/>
          <w14:ligatures w14:val="none"/>
        </w:rPr>
      </w:pPr>
      <w:r>
        <w:rPr>
          <w:rFonts w:cs="Arial"/>
          <w:color w:val="000000" w:themeColor="text1"/>
          <w:kern w:val="0"/>
          <w:sz w:val="22"/>
          <w:szCs w:val="22"/>
          <w14:ligatures w14:val="none"/>
        </w:rPr>
        <w:t>We found that (1) STD and SFA stabilizes a wide RNNs with randomized connection weights, (2) even randomly connected RNNs reside near the edge of chaos, and (3) external stimulation engages STD and SFA to suppress hyperexcitability.  In our model, all three results require both STD and SFA.</w:t>
      </w:r>
    </w:p>
    <w:p w14:paraId="2E132538" w14:textId="77777777" w:rsidR="009D08A8" w:rsidRDefault="009D08A8" w:rsidP="009D08A8">
      <w:pPr>
        <w:rPr>
          <w:rFonts w:cs="Arial"/>
          <w:color w:val="000000" w:themeColor="text1"/>
          <w:kern w:val="0"/>
          <w:sz w:val="22"/>
          <w:szCs w:val="22"/>
          <w14:ligatures w14:val="none"/>
        </w:rPr>
      </w:pPr>
    </w:p>
    <w:p w14:paraId="21E2D9DD" w14:textId="7D6AD474" w:rsidR="009D08A8" w:rsidRPr="009D08A8" w:rsidRDefault="009D08A8" w:rsidP="009D08A8">
      <w:pPr>
        <w:rPr>
          <w:rFonts w:cs="Arial"/>
          <w:color w:val="000000" w:themeColor="text1"/>
          <w:kern w:val="0"/>
          <w:sz w:val="22"/>
          <w:szCs w:val="22"/>
          <w14:ligatures w14:val="none"/>
        </w:rPr>
      </w:pPr>
      <w:r>
        <w:rPr>
          <w:rFonts w:cs="Arial"/>
          <w:color w:val="000000" w:themeColor="text1"/>
          <w:kern w:val="0"/>
          <w:sz w:val="22"/>
          <w:szCs w:val="22"/>
          <w14:ligatures w14:val="none"/>
        </w:rPr>
        <w:t>In conclusion, dynamic adaptation of both weights and biases via STD and SFA renders a wide range of networks stable and near the edge of chaos without any tuning of synaptic weights. Therefore, adaptation may be as important as connectivity with respect to stability, and neuroplasticity mechanisms need not ensure dynamical stability over the short term.  Further, we propose that stimulation may improve stability by engaging adaptation rather than simply inducing recurrent inhibition. Together, STD and SFA stabilize the dynamics of the brain.</w:t>
      </w:r>
    </w:p>
    <w:p w14:paraId="7191D4F9" w14:textId="77777777" w:rsidR="009F7E85" w:rsidRPr="005E39BB" w:rsidRDefault="009F7E85" w:rsidP="009F7E85">
      <w:pPr>
        <w:pStyle w:val="ArialNS11"/>
        <w:rPr>
          <w:rFonts w:asciiTheme="minorHAnsi" w:hAnsiTheme="minorHAnsi"/>
          <w:color w:val="000000" w:themeColor="text1"/>
        </w:rPr>
      </w:pPr>
    </w:p>
    <w:p w14:paraId="747F5B7F" w14:textId="667827FD" w:rsidR="00D34EE4" w:rsidRPr="005E39BB" w:rsidRDefault="00D14EE7" w:rsidP="006831F6">
      <w:pPr>
        <w:pStyle w:val="ArialNS11"/>
        <w:rPr>
          <w:rFonts w:asciiTheme="minorHAnsi" w:hAnsiTheme="minorHAnsi"/>
          <w:b/>
          <w:bCs/>
          <w:color w:val="000000" w:themeColor="text1"/>
          <w:sz w:val="28"/>
          <w:szCs w:val="28"/>
        </w:rPr>
      </w:pPr>
      <w:r w:rsidRPr="005E39BB">
        <w:rPr>
          <w:rFonts w:asciiTheme="minorHAnsi" w:hAnsiTheme="minorHAnsi"/>
          <w:b/>
          <w:bCs/>
          <w:color w:val="000000" w:themeColor="text1"/>
          <w:sz w:val="32"/>
          <w:szCs w:val="32"/>
        </w:rPr>
        <w:t>Introduction</w:t>
      </w:r>
    </w:p>
    <w:p w14:paraId="201445B5" w14:textId="7235B983" w:rsidR="009D08A8" w:rsidRDefault="009D08A8" w:rsidP="009D08A8">
      <w:pPr>
        <w:rPr>
          <w:color w:val="000000" w:themeColor="text1"/>
        </w:rPr>
      </w:pPr>
      <w:r>
        <w:rPr>
          <w:color w:val="000000" w:themeColor="text1"/>
        </w:rPr>
        <w:br/>
        <w:t xml:space="preserve">The brain is vastly recurrent with innumerable positive and negative feedback loops within its network connectivity. The stability of dynamical systems typically depends on connectivity, and connectivity develops over time according to plasticity.  Therefore, one might assume that plasticity must be well-coordinated to ensure dynamical stability.  However, plasticity is a spatially local, distributed process, while dynamically stability is a global, emergent property.  Therefore, we hypothesized that connectivity alone cannot account the maintenance of dynamical stability.  We hypothesize that short-term synaptic depression (STD) and spike frequency adaptation (SFA) improve global, emergent </w:t>
      </w:r>
      <w:r>
        <w:rPr>
          <w:color w:val="000000" w:themeColor="text1"/>
        </w:rPr>
        <w:lastRenderedPageBreak/>
        <w:t>properties, such stability, in recurrent neural networks (RNNs), yielding robust, flexible, networks.</w:t>
      </w:r>
    </w:p>
    <w:p w14:paraId="2B0257AB" w14:textId="77777777" w:rsidR="009D08A8" w:rsidRDefault="009D08A8" w:rsidP="009D08A8">
      <w:pPr>
        <w:rPr>
          <w:color w:val="000000" w:themeColor="text1"/>
        </w:rPr>
      </w:pPr>
    </w:p>
    <w:p w14:paraId="11D7B787" w14:textId="305DEF55" w:rsidR="009D08A8" w:rsidRDefault="00B2426D" w:rsidP="00D14EE7">
      <w:pPr>
        <w:rPr>
          <w:color w:val="000000" w:themeColor="text1"/>
        </w:rPr>
      </w:pPr>
      <w:r>
        <w:rPr>
          <w:color w:val="000000" w:themeColor="text1"/>
        </w:rPr>
        <w:t xml:space="preserve">Too much positive feedback </w:t>
      </w:r>
      <w:r w:rsidR="00B31641">
        <w:rPr>
          <w:color w:val="000000" w:themeColor="text1"/>
        </w:rPr>
        <w:t>causes l</w:t>
      </w:r>
      <w:r w:rsidR="00DD5B88">
        <w:rPr>
          <w:color w:val="000000" w:themeColor="text1"/>
        </w:rPr>
        <w:t xml:space="preserve">inear systems </w:t>
      </w:r>
      <w:r w:rsidR="00730956">
        <w:rPr>
          <w:color w:val="000000" w:themeColor="text1"/>
        </w:rPr>
        <w:t>to become</w:t>
      </w:r>
      <w:r w:rsidR="00DD5B88">
        <w:rPr>
          <w:color w:val="000000" w:themeColor="text1"/>
        </w:rPr>
        <w:t xml:space="preserve"> unstable </w:t>
      </w:r>
      <w:r w:rsidR="00F04BB7">
        <w:rPr>
          <w:color w:val="000000" w:themeColor="text1"/>
        </w:rPr>
        <w:t>and</w:t>
      </w:r>
      <w:r w:rsidR="00DD5B88">
        <w:rPr>
          <w:color w:val="000000" w:themeColor="text1"/>
        </w:rPr>
        <w:t xml:space="preserve"> </w:t>
      </w:r>
      <w:r>
        <w:rPr>
          <w:color w:val="000000" w:themeColor="text1"/>
        </w:rPr>
        <w:t>nonlinear syste</w:t>
      </w:r>
      <w:r w:rsidR="005935C5">
        <w:rPr>
          <w:color w:val="000000" w:themeColor="text1"/>
        </w:rPr>
        <w:t>ms</w:t>
      </w:r>
      <w:r w:rsidR="001B1FAC">
        <w:rPr>
          <w:color w:val="000000" w:themeColor="text1"/>
        </w:rPr>
        <w:t xml:space="preserve"> to become</w:t>
      </w:r>
      <w:r w:rsidR="005935C5">
        <w:rPr>
          <w:color w:val="000000" w:themeColor="text1"/>
        </w:rPr>
        <w:t xml:space="preserve"> </w:t>
      </w:r>
      <w:r>
        <w:rPr>
          <w:color w:val="000000" w:themeColor="text1"/>
        </w:rPr>
        <w:t xml:space="preserve">chaotic.  </w:t>
      </w:r>
      <w:r w:rsidR="001B1FAC">
        <w:rPr>
          <w:color w:val="000000" w:themeColor="text1"/>
        </w:rPr>
        <w:t>Excessive c</w:t>
      </w:r>
      <w:r w:rsidR="00C82EF3">
        <w:rPr>
          <w:color w:val="000000" w:themeColor="text1"/>
        </w:rPr>
        <w:t xml:space="preserve">haos is detrimental to </w:t>
      </w:r>
      <w:r w:rsidR="009C727F">
        <w:rPr>
          <w:color w:val="000000" w:themeColor="text1"/>
        </w:rPr>
        <w:t xml:space="preserve">network </w:t>
      </w:r>
      <w:r w:rsidR="001D7BFD">
        <w:rPr>
          <w:color w:val="000000" w:themeColor="text1"/>
        </w:rPr>
        <w:t xml:space="preserve">performance as </w:t>
      </w:r>
      <w:r w:rsidR="000111A9">
        <w:rPr>
          <w:color w:val="000000" w:themeColor="text1"/>
        </w:rPr>
        <w:t>internal, chaotically generated information</w:t>
      </w:r>
      <w:r w:rsidR="001D7BFD">
        <w:rPr>
          <w:color w:val="000000" w:themeColor="text1"/>
        </w:rPr>
        <w:t>, Ko</w:t>
      </w:r>
      <w:r w:rsidR="000111A9">
        <w:rPr>
          <w:color w:val="000000" w:themeColor="text1"/>
        </w:rPr>
        <w:t>lmogorov-Sanai</w:t>
      </w:r>
      <w:r w:rsidR="001D7BFD">
        <w:rPr>
          <w:color w:val="000000" w:themeColor="text1"/>
        </w:rPr>
        <w:t xml:space="preserve"> </w:t>
      </w:r>
      <w:r w:rsidR="00A91B1D">
        <w:rPr>
          <w:color w:val="000000" w:themeColor="text1"/>
        </w:rPr>
        <w:t xml:space="preserve">(KS) </w:t>
      </w:r>
      <w:r w:rsidR="001D7BFD">
        <w:rPr>
          <w:color w:val="000000" w:themeColor="text1"/>
        </w:rPr>
        <w:t>entropy</w:t>
      </w:r>
      <w:r w:rsidR="00D43C5A">
        <w:rPr>
          <w:color w:val="000000" w:themeColor="text1"/>
        </w:rPr>
        <w:t xml:space="preserve"> </w:t>
      </w:r>
      <w:r w:rsidR="00A24AD4">
        <w:rPr>
          <w:color w:val="000000" w:themeColor="text1"/>
        </w:rPr>
        <w:fldChar w:fldCharType="begin"/>
      </w:r>
      <w:r w:rsidR="009F7058">
        <w:rPr>
          <w:color w:val="000000" w:themeColor="text1"/>
        </w:rPr>
        <w:instrText xml:space="preserve"> ADDIN ZOTERO_ITEM CSL_CITATION {"citationID":"aiNpcGhM","properties":{"unsorted":false,"formattedCitation":"(Kolmogorov, 1958; Shiryayev, 1993)","plainCitation":"(Kolmogorov, 1958; Shiryayev, 1993)","noteIndex":0},"citationItems":[{"id":273,"uris":["http://zotero.org/users/9275/items/QH9N53QN"],"itemData":{"id":273,"type":"paper-conference","container-title":"Doklady Akademii Nauk","note":"issue: 5","page":"861–864","publisher":"Russian Academy of Sciences","source":"Google Scholar","title":"A new metric invariant of transient dynamical systems and automorphisms in Lebesgue spaces","volume":"119","author":[{"family":"Kolmogorov","given":"Andrei Nikolaevich"}],"issued":{"date-parts":[["1958"]]}},"label":"page"},{"id":272,"uris":["http://zotero.org/users/9275/items/VGDDG7WW"],"itemData":{"id":272,"type":"chapter","abstract":"It is well known that a considerable part of the metric theory of dynamical systems may be developed as an abstract theory of “flows” {St} on “Lebesgue spaces” M with measure μ in terms invariant with respect to “isomorphisms modulo zero” (see V.A. Rokhlin’s survey [1], whose definitions and notations are used extensively here).","collection-title":"Mathematics and Its Applications","container-title":"Selected Works of A. N. Kolmogorov: Volume III: Information Theory and the Theory of Algorithms","event-place":"Dordrecht","ISBN":"978-94-017-2973-4","language":"en","note":"DOI: 10.1007/978-94-017-2973-4_5","page":"57-61","publisher":"Springer Netherlands","publisher-place":"Dordrecht","source":"Springer Link","title":"New Metric Invariant of Transitive Dynamical Systems and Automorphisms of Lebesgue Spaces","URL":"https://doi.org/10.1007/978-94-017-2973-4_5","author":[{"family":"Shiryayev","given":"A. N."}],"editor":[{"family":"Shiryayev","given":"A. N."}],"accessed":{"date-parts":[["2023",2,7]]},"issued":{"date-parts":[["1993"]]}},"label":"page"}],"schema":"https://github.com/citation-style-language/schema/raw/master/csl-citation.json"} </w:instrText>
      </w:r>
      <w:r w:rsidR="00A24AD4">
        <w:rPr>
          <w:color w:val="000000" w:themeColor="text1"/>
        </w:rPr>
        <w:fldChar w:fldCharType="separate"/>
      </w:r>
      <w:r w:rsidR="009B4A73">
        <w:rPr>
          <w:rFonts w:ascii="Aptos" w:cs="Times New Roman"/>
          <w:color w:val="000000"/>
          <w:kern w:val="0"/>
        </w:rPr>
        <w:t>(Kolmogorov, 1958; Shiryayev, 1993)</w:t>
      </w:r>
      <w:r w:rsidR="00A24AD4">
        <w:rPr>
          <w:color w:val="000000" w:themeColor="text1"/>
        </w:rPr>
        <w:fldChar w:fldCharType="end"/>
      </w:r>
      <w:r w:rsidR="00D43C5A">
        <w:rPr>
          <w:color w:val="000000" w:themeColor="text1"/>
        </w:rPr>
        <w:t>,</w:t>
      </w:r>
      <w:r w:rsidR="001D7BFD">
        <w:rPr>
          <w:color w:val="000000" w:themeColor="text1"/>
        </w:rPr>
        <w:t xml:space="preserve"> </w:t>
      </w:r>
      <w:r w:rsidR="005935C5">
        <w:rPr>
          <w:color w:val="000000" w:themeColor="text1"/>
        </w:rPr>
        <w:t>fill</w:t>
      </w:r>
      <w:r w:rsidR="00330738">
        <w:rPr>
          <w:color w:val="000000" w:themeColor="text1"/>
        </w:rPr>
        <w:t>s</w:t>
      </w:r>
      <w:r w:rsidR="0056495F">
        <w:rPr>
          <w:color w:val="000000" w:themeColor="text1"/>
        </w:rPr>
        <w:t xml:space="preserve"> and mixes</w:t>
      </w:r>
      <w:r w:rsidR="005935C5">
        <w:rPr>
          <w:color w:val="000000" w:themeColor="text1"/>
        </w:rPr>
        <w:t xml:space="preserve"> the system state, drowning out information about past external </w:t>
      </w:r>
      <w:r w:rsidR="00872381">
        <w:rPr>
          <w:color w:val="000000" w:themeColor="text1"/>
        </w:rPr>
        <w:t>inputs</w:t>
      </w:r>
      <w:r w:rsidR="00A91B1D">
        <w:rPr>
          <w:color w:val="000000" w:themeColor="text1"/>
        </w:rPr>
        <w:t xml:space="preserve">. </w:t>
      </w:r>
      <w:r w:rsidR="00A91B1D" w:rsidRPr="005E39BB">
        <w:rPr>
          <w:color w:val="000000" w:themeColor="text1"/>
        </w:rPr>
        <w:t xml:space="preserve">Intuitively, if a network has a finite state size, then as KS entropy burden increases, the timescale over which a neural network can readily maintain its encoding of external sensory information decreases </w:t>
      </w:r>
      <w:r w:rsidR="00A91B1D">
        <w:rPr>
          <w:color w:val="000000" w:themeColor="text1"/>
        </w:rPr>
        <w:fldChar w:fldCharType="begin"/>
      </w:r>
      <w:r w:rsidR="009F7058">
        <w:rPr>
          <w:color w:val="000000" w:themeColor="text1"/>
        </w:rPr>
        <w:instrText xml:space="preserve"> ADDIN ZOTERO_ITEM CSL_CITATION {"citationID":"vZOPfBqb","properties":{"formattedCitation":"(James et al., 2014)","plainCitation":"(James et al., 2014)","noteIndex":0},"citationItems":[{"id":3952,"uris":["http://zotero.org/users/9275/items/63LXU7AM"],"itemData":{"id":3952,"type":"article-journal","abstract":"The hallmark of deterministic chaos is that it creates information—the rate being given by the Kolmogorov–Sinai metric entropy. Since its introduction half a century ago, the metric entropy has been used as a unitary quantity to measure a system's intrinsic unpredictability. Here, we show that it naturally decomposes into two structurally meaningful components: A portion of the created information—the ephemeral information—is forgotten and a portion—the bound information—is remembered. The bound information is a new kind of intrinsic computation that differs fundamentally from information creation: it measures the rate of active information storage. We show that it can be directly and accurately calculated via symbolic dynamics, revealing a hitherto unknown richness in how dynamical systems compute.","container-title":"Physics Letters A","DOI":"10.1016/j.physleta.2014.05.014","ISSN":"0375-9601","issue":"30","journalAbbreviation":"Physics Letters A","language":"en","page":"2124-2127","source":"ScienceDirect","title":"Chaos forgets and remembers: Measuring information creation, destruction, and storage","title-short":"Chaos forgets and remembers","volume":"378","author":[{"family":"James","given":"Ryan G."},{"family":"Burke","given":"Korana"},{"family":"Crutchfield","given":"James P."}],"issued":{"date-parts":[["2014",6,13]]}}}],"schema":"https://github.com/citation-style-language/schema/raw/master/csl-citation.json"} </w:instrText>
      </w:r>
      <w:r w:rsidR="00A91B1D">
        <w:rPr>
          <w:color w:val="000000" w:themeColor="text1"/>
        </w:rPr>
        <w:fldChar w:fldCharType="separate"/>
      </w:r>
      <w:r w:rsidR="009B4A73">
        <w:rPr>
          <w:rFonts w:ascii="Aptos" w:cs="Times New Roman"/>
          <w:color w:val="000000"/>
          <w:kern w:val="0"/>
        </w:rPr>
        <w:t>(James et al., 2014)</w:t>
      </w:r>
      <w:r w:rsidR="00A91B1D">
        <w:rPr>
          <w:color w:val="000000" w:themeColor="text1"/>
        </w:rPr>
        <w:fldChar w:fldCharType="end"/>
      </w:r>
      <w:r w:rsidR="000429C2">
        <w:rPr>
          <w:color w:val="000000" w:themeColor="text1"/>
        </w:rPr>
        <w:t>.</w:t>
      </w:r>
      <w:r w:rsidR="00A91B1D">
        <w:rPr>
          <w:color w:val="000000" w:themeColor="text1"/>
        </w:rPr>
        <w:t xml:space="preserve"> </w:t>
      </w:r>
      <w:r w:rsidR="004B632F">
        <w:rPr>
          <w:color w:val="000000" w:themeColor="text1"/>
        </w:rPr>
        <w:t>However</w:t>
      </w:r>
      <w:r w:rsidR="00A91B1D" w:rsidRPr="005E39BB">
        <w:rPr>
          <w:color w:val="000000" w:themeColor="text1"/>
        </w:rPr>
        <w:t xml:space="preserve">, </w:t>
      </w:r>
      <w:r w:rsidR="009D08A8">
        <w:rPr>
          <w:color w:val="000000" w:themeColor="text1"/>
        </w:rPr>
        <w:t>stable</w:t>
      </w:r>
      <w:r w:rsidR="00A91B1D" w:rsidRPr="005E39BB">
        <w:rPr>
          <w:color w:val="000000" w:themeColor="text1"/>
        </w:rPr>
        <w:t xml:space="preserve"> networks</w:t>
      </w:r>
      <w:r w:rsidR="004B632F">
        <w:rPr>
          <w:color w:val="000000" w:themeColor="text1"/>
        </w:rPr>
        <w:t>,</w:t>
      </w:r>
      <w:r w:rsidR="00A91B1D" w:rsidRPr="005E39BB">
        <w:rPr>
          <w:color w:val="000000" w:themeColor="text1"/>
        </w:rPr>
        <w:t xml:space="preserve"> which fall into a local basin of attraction from a wide range of initial conditions</w:t>
      </w:r>
      <w:r w:rsidR="004B632F">
        <w:rPr>
          <w:color w:val="000000" w:themeColor="text1"/>
        </w:rPr>
        <w:t>,</w:t>
      </w:r>
      <w:r w:rsidR="00A91B1D" w:rsidRPr="005E39BB">
        <w:rPr>
          <w:color w:val="000000" w:themeColor="text1"/>
        </w:rPr>
        <w:t xml:space="preserve"> </w:t>
      </w:r>
      <w:r w:rsidR="00A91B1D">
        <w:rPr>
          <w:color w:val="000000" w:themeColor="text1"/>
        </w:rPr>
        <w:t xml:space="preserve">lose </w:t>
      </w:r>
      <w:r w:rsidR="00A91B1D" w:rsidRPr="005E39BB">
        <w:rPr>
          <w:color w:val="000000" w:themeColor="text1"/>
        </w:rPr>
        <w:t>encoded information</w:t>
      </w:r>
      <w:r w:rsidR="00A91B1D">
        <w:rPr>
          <w:color w:val="000000" w:themeColor="text1"/>
        </w:rPr>
        <w:t xml:space="preserve"> </w:t>
      </w:r>
      <w:r w:rsidR="00C87CD4">
        <w:rPr>
          <w:color w:val="000000" w:themeColor="text1"/>
        </w:rPr>
        <w:fldChar w:fldCharType="begin"/>
      </w:r>
      <w:r w:rsidR="009F7058">
        <w:rPr>
          <w:color w:val="000000" w:themeColor="text1"/>
        </w:rPr>
        <w:instrText xml:space="preserve"> ADDIN ZOTERO_ITEM CSL_CITATION {"citationID":"Zhi3ADD4","properties":{"formattedCitation":"(James et al., 2014)","plainCitation":"(James et al., 2014)","noteIndex":0},"citationItems":[{"id":3952,"uris":["http://zotero.org/users/9275/items/63LXU7AM"],"itemData":{"id":3952,"type":"article-journal","abstract":"The hallmark of deterministic chaos is that it creates information—the rate being given by the Kolmogorov–Sinai metric entropy. Since its introduction half a century ago, the metric entropy has been used as a unitary quantity to measure a system's intrinsic unpredictability. Here, we show that it naturally decomposes into two structurally meaningful components: A portion of the created information—the ephemeral information—is forgotten and a portion—the bound information—is remembered. The bound information is a new kind of intrinsic computation that differs fundamentally from information creation: it measures the rate of active information storage. We show that it can be directly and accurately calculated via symbolic dynamics, revealing a hitherto unknown richness in how dynamical systems compute.","container-title":"Physics Letters A","DOI":"10.1016/j.physleta.2014.05.014","ISSN":"0375-9601","issue":"30","journalAbbreviation":"Physics Letters A","language":"en","page":"2124-2127","source":"ScienceDirect","title":"Chaos forgets and remembers: Measuring information creation, destruction, and storage","title-short":"Chaos forgets and remembers","volume":"378","author":[{"family":"James","given":"Ryan G."},{"family":"Burke","given":"Korana"},{"family":"Crutchfield","given":"James P."}],"issued":{"date-parts":[["2014",6,13]]}}}],"schema":"https://github.com/citation-style-language/schema/raw/master/csl-citation.json"} </w:instrText>
      </w:r>
      <w:r w:rsidR="00C87CD4">
        <w:rPr>
          <w:color w:val="000000" w:themeColor="text1"/>
        </w:rPr>
        <w:fldChar w:fldCharType="separate"/>
      </w:r>
      <w:r w:rsidR="00C87CD4">
        <w:rPr>
          <w:rFonts w:ascii="Aptos" w:cs="Times New Roman"/>
          <w:color w:val="000000"/>
          <w:kern w:val="0"/>
        </w:rPr>
        <w:t>(James et al., 2014)</w:t>
      </w:r>
      <w:r w:rsidR="00C87CD4">
        <w:rPr>
          <w:color w:val="000000" w:themeColor="text1"/>
        </w:rPr>
        <w:fldChar w:fldCharType="end"/>
      </w:r>
      <w:r w:rsidR="00A91B1D">
        <w:rPr>
          <w:color w:val="000000" w:themeColor="text1"/>
        </w:rPr>
        <w:t>.</w:t>
      </w:r>
      <w:r w:rsidR="001271CB">
        <w:rPr>
          <w:color w:val="000000" w:themeColor="text1"/>
        </w:rPr>
        <w:t xml:space="preserve"> </w:t>
      </w:r>
      <w:r w:rsidR="009D08A8">
        <w:rPr>
          <w:color w:val="000000" w:themeColor="text1"/>
        </w:rPr>
        <w:t xml:space="preserve">Therefore, overly chaotic as well overly stable networks are suboptimal for computations requiring extended memory, while networks near the edge of chaos have many advantages </w:t>
      </w:r>
      <w:r w:rsidR="009D08A8">
        <w:rPr>
          <w:color w:val="000000" w:themeColor="text1"/>
        </w:rPr>
        <w:fldChar w:fldCharType="begin"/>
      </w:r>
      <w:r w:rsidR="009D08A8">
        <w:rPr>
          <w:color w:val="000000" w:themeColor="text1"/>
        </w:rPr>
        <w:instrText xml:space="preserve"> ADDIN ZOTERO_ITEM CSL_CITATION {"citationID":"OW0HOEh9","properties":{"unsorted":true,"formattedCitation":"(Langton, 1990; Bertschinger &amp; Natschl\\uc0\\u228{}ger, 2004; Jaeger &amp; Haas, 2004; Toyoizumi &amp; Abbott, 2011; Boedecker et al., 2012; Haruna &amp; Nakajima, 2019)","plainCitation":"(Langton, 1990; Bertschinger &amp; Natschläger, 2004; Jaeger &amp; Haas, 2004; Toyoizumi &amp; Abbott, 2011; Boedecker et al., 2012; Haruna &amp; Nakajima, 2019)","noteIndex":0},"citationItems":[{"id":11834,"uris":["http://zotero.org/users/9275/items/54QT65A9"],"itemData":{"id":11834,"type":"article-journal","abstract":"In order for computation to emerge spontaneously and become an important factor in the dynamics of a system, the material substrate must support the primitive functions required for computation: the transmission, storage, and modification of information. Under what conditions might we expect physical systems to support such computational primitives? This paper presents research on cellular automata which suggests that the optimal conditions for the support of information transmission, storage, and modification, are achieved in the vicinity of a phase transition. We observe surprising similarities between the behaviors of computations and systems near phase transitions, finding analogs of computational complexity classes and the halting problem within the phenomenology of phase transitions. We conclude that there is a fundamental connection between computation and phase transitions, especially second-order or “critical” transitions, and discuss some of the implications for our understanding of nature if such a connection is borne out.","container-title":"Physica D: Nonlinear Phenomena","DOI":"10.1016/0167-2789(90)90064-V","ISSN":"0167-2789","issue":"1","journalAbbreviation":"Physica D: Nonlinear Phenomena","page":"12-37","source":"ScienceDirect","title":"Computation at the edge of chaos: Phase transitions and emergent computation","title-short":"Computation at the edge of chaos","volume":"42","author":[{"family":"Langton","given":"Chris G."}],"issued":{"date-parts":[["1990",6,1]]}},"label":"page"},{"id":292,"uris":["http://zotero.org/users/9275/items/946N3L7Q"],"itemData":{"id":292,"type":"article-journal","abstract":"Depending on the connectivity, recurrent networks of simple computational units can show very different types of dynamics, ranging from totally ordered to chaotic. We analyze how the type of dynamics (ordered or chaotic) exhibited by randomly connected networks of threshold gates driven by a time-varying input signal depends on the parameters describing the distribution of the connectivity matrix. In particular, we calculate the critical boundary in parameter space where the transition from ordered to chaotic dynamics takes place. Employing a recently developed framework for analyzing real-time computations, we show that only near the critical boundary can such networks perform complex computations on time series. Hence, this result strongly supports conjectures that dynamical systems that are capable of doing complex computational tasks should operate near the edge of chaos, that is, the transition from ordered to chaotic dynamics.","container-title":"Neural Computation","DOI":"10.1162/089976604323057443","ISSN":"0899-7667","issue":"7","journalAbbreviation":"Neural Computation","page":"1413-1436","source":"Silverchair","title":"Real-Time Computation at the Edge of Chaos in Recurrent Neural Networks","volume":"16","author":[{"family":"Bertschinger","given":"Nils"},{"family":"Natschläger","given":"Thomas"}],"issued":{"date-parts":[["2004",7,1]]}},"label":"page"},{"id":107,"uris":["http://zotero.org/users/9275/items/IRS4FSV2"],"itemData":{"id":107,"type":"article-journal","abstract":"We present a method for learning nonlinear systems, echo state networks (ESNs). ESNs employ artificial recurrent neural networks in a way that has recently been proposed independently as a learning mechanism in biological brains. The learning method is computationally efficient and easy to use. On a benchmark task of predicting a chaotic time series, accuracy is improved by a factor of 2400 over previous techniques. The potential for engineering applications is illustrated by equalizing a communication channel, where the signal error rate is improved by two orders of magnitude.","container-title":"Science","DOI":"10.1126/science.1091277","ISSN":"1095-9203","issue":"5667","journalAbbreviation":"Science","language":"eng","note":"PMID: 15064413","page":"78-80","source":"PubMed","title":"Harnessing nonlinearity: predicting chaotic systems and saving energy in wireless communication","title-short":"Harnessing nonlinearity","volume":"304","author":[{"family":"Jaeger","given":"Herbert"},{"family":"Haas","given":"Harald"}],"issued":{"date-parts":[["2004",4,2]]}},"label":"page"},{"id":11840,"uris":["http://zotero.org/users/9275/items/SWBVIICQ"],"itemData":{"id":11840,"type":"article-journal","abstract":"Randomly connected networks of neurons exhibit a transition from fixed-point to chaotic activity as the variance of their synaptic connection strengths is increased. In this study, we analytically evaluate how well a small external input can be reconstructed from a sparse linear readout of network activity. At the transition point, known as the edge of chaos, networks display a number of desirable features, including large gains and integration times. Away from this edge, in the nonchaotic regime that has been the focus of most models and studies, gains and integration times fall off dramatically, which implies that parameters must be fine tuned with considerable precision if high performance is required. Here we show that, near the edge, decoding performance is characterized by a critical exponent that takes a different value on the two sides. As a result, when the network units have an odd saturating nonlinear response function, the falloff in gains and integration times is much slower on the chaotic side of the transition. This means that, under appropriate conditions, good performance can be achieved with less fine tuning beyond the edge, within the chaotic regime.","container-title":"Physical Review E","DOI":"10.1103/PhysRevE.84.051908","issue":"5","journalAbbreviation":"Phys. Rev. E","note":"publisher: American Physical Society","page":"051908","source":"APS","title":"Beyond the edge of chaos: Amplification and temporal integration by recurrent networks in the chaotic regime","title-short":"Beyond the edge of chaos","volume":"84","author":[{"family":"Toyoizumi","given":"T."},{"family":"Abbott","given":"L. F."}],"issued":{"date-parts":[["2011",11,14]]}},"label":"page"},{"id":155,"uris":["http://zotero.org/users/9275/items/9ETARB3A"],"itemData":{"id":155,"type":"article-journal","abstract":"We investigate information processing in randomly connected recurrent neural networks. It has been shown previously that the computational capabilities of these networks are maximized when the recurrent layer is close to the border between a stable and an unstable dynamics regime, the so called edge of chaos. The reasons, however, for this maximized performance are not completely understood. We adopt an information-theoretical framework and are for the first time able to quantify the computational capabilities between elements of these networks directly as they undergo the phase transition to chaos. Specifically, we present evidence that both information transfer and storage in the recurrent layer are maximized close to this phase transition, providing an explanation for why guiding the recurrent layer toward the edge of chaos is computationally useful. As a consequence, our study suggests self-organized ways of improving performance in recurrent neural networks, driven by input data. Moreover, the networks we study share important features with biological systems such as feedback connections and online computation on input streams. A key example is the cerebral cortex, which was shown to also operate close to the edge of chaos. Consequently, the behavior of model systems as studied here is likely to shed light on reasons why biological systems are tuned into this specific regime.","container-title":"Theory in Biosciences","DOI":"10.1007/s12064-011-0146-8","ISSN":"1611-7530","issue":"3","journalAbbreviation":"Theory Biosci","language":"eng","note":"PMID: 22147532","page":"205-213","source":"PubMed","title":"Information processing in echo state networks at the edge of chaos","volume":"131","author":[{"family":"Boedecker","given":"Joschka"},{"family":"Obst","given":"Oliver"},{"family":"Lizier","given":"Joseph T."},{"family":"Mayer","given":"N. Michael"},{"family":"Asada","given":"Minoru"}],"issued":{"date-parts":[["2012",9]]}},"label":"page"},{"id":11831,"uris":["http://zotero.org/users/9275/items/9JQHUX38"],"itemData":{"id":11831,"type":"article-journal","abstract":"The ability of discrete-time nonlinear recurrent neural networks to store time-varying small input signals is investigated with mean-field theory. The combination of a small input strength and mean-field assumptions makes it possible to derive an approximate expression for the conditional probability density of the state of a neuron given a past input signal. From this conditional probability density, we can analytically calculate short-term memory measures, such as memory capacity, mutual information, and Fisher information, and determine the relationships among these measures, which have not been clarified to date to the best of our knowledge. We show that the network contribution of these short-term memory measures peaks before the edge of chaos, where the dynamics of input-driven networks is stable but corresponding systems without input signals are unstable.","container-title":"Physical Review E","DOI":"10.1103/PhysRevE.100.062312","issue":"6","journalAbbreviation":"Phys. Rev. E","note":"publisher: American Physical Society","page":"062312","source":"APS","title":"Optimal short-term memory before the edge of chaos in driven random recurrent networks","volume":"100","author":[{"family":"Haruna","given":"Taichi"},{"family":"Nakajima","given":"Kohei"}],"issued":{"date-parts":[["2019",12,23]]}},"label":"page"}],"schema":"https://github.com/citation-style-language/schema/raw/master/csl-citation.json"} </w:instrText>
      </w:r>
      <w:r w:rsidR="009D08A8">
        <w:rPr>
          <w:color w:val="000000" w:themeColor="text1"/>
        </w:rPr>
        <w:fldChar w:fldCharType="separate"/>
      </w:r>
      <w:r w:rsidR="009D08A8" w:rsidRPr="009D08A8">
        <w:rPr>
          <w:rFonts w:ascii="Aptos" w:cs="Times New Roman"/>
          <w:color w:val="000000"/>
          <w:kern w:val="0"/>
        </w:rPr>
        <w:t xml:space="preserve">(Langton, 1990; Bertschinger &amp; </w:t>
      </w:r>
      <w:proofErr w:type="spellStart"/>
      <w:r w:rsidR="009D08A8" w:rsidRPr="009D08A8">
        <w:rPr>
          <w:rFonts w:ascii="Aptos" w:cs="Times New Roman"/>
          <w:color w:val="000000"/>
          <w:kern w:val="0"/>
        </w:rPr>
        <w:t>Natschläger</w:t>
      </w:r>
      <w:proofErr w:type="spellEnd"/>
      <w:r w:rsidR="009D08A8" w:rsidRPr="009D08A8">
        <w:rPr>
          <w:rFonts w:ascii="Aptos" w:cs="Times New Roman"/>
          <w:color w:val="000000"/>
          <w:kern w:val="0"/>
        </w:rPr>
        <w:t xml:space="preserve">, 2004; Jaeger &amp; Haas, 2004; </w:t>
      </w:r>
      <w:proofErr w:type="spellStart"/>
      <w:r w:rsidR="009D08A8" w:rsidRPr="009D08A8">
        <w:rPr>
          <w:rFonts w:ascii="Aptos" w:cs="Times New Roman"/>
          <w:color w:val="000000"/>
          <w:kern w:val="0"/>
        </w:rPr>
        <w:t>Toyoizumi</w:t>
      </w:r>
      <w:proofErr w:type="spellEnd"/>
      <w:r w:rsidR="009D08A8" w:rsidRPr="009D08A8">
        <w:rPr>
          <w:rFonts w:ascii="Aptos" w:cs="Times New Roman"/>
          <w:color w:val="000000"/>
          <w:kern w:val="0"/>
        </w:rPr>
        <w:t xml:space="preserve"> &amp; Abbott, 2011; Boedecker et al., 2012; Haruna &amp; Nakajima, 2019)</w:t>
      </w:r>
      <w:r w:rsidR="009D08A8">
        <w:rPr>
          <w:color w:val="000000" w:themeColor="text1"/>
        </w:rPr>
        <w:fldChar w:fldCharType="end"/>
      </w:r>
      <w:r w:rsidR="009D08A8">
        <w:rPr>
          <w:color w:val="000000" w:themeColor="text1"/>
        </w:rPr>
        <w:t>.</w:t>
      </w:r>
    </w:p>
    <w:p w14:paraId="47184A97" w14:textId="77777777" w:rsidR="009D08A8" w:rsidRDefault="009D08A8" w:rsidP="00986ECA">
      <w:pPr>
        <w:rPr>
          <w:color w:val="000000" w:themeColor="text1"/>
        </w:rPr>
      </w:pPr>
    </w:p>
    <w:p w14:paraId="7E4DD90F" w14:textId="4414C02B" w:rsidR="009D08A8" w:rsidRDefault="009D08A8" w:rsidP="00986ECA">
      <w:pPr>
        <w:rPr>
          <w:color w:val="000000" w:themeColor="text1"/>
        </w:rPr>
      </w:pPr>
      <w:r>
        <w:rPr>
          <w:color w:val="000000" w:themeColor="text1"/>
        </w:rPr>
        <w:t>Most plasticity rules do not help maintain dynamical stability—in fact, many make networks unstable. Hebbian plasticity, in which neurons that f</w:t>
      </w:r>
      <w:r w:rsidR="0029186A">
        <w:rPr>
          <w:color w:val="000000" w:themeColor="text1"/>
        </w:rPr>
        <w:t xml:space="preserve">ire-together, </w:t>
      </w:r>
      <w:r w:rsidR="00F20284">
        <w:rPr>
          <w:color w:val="000000" w:themeColor="text1"/>
        </w:rPr>
        <w:t>w</w:t>
      </w:r>
      <w:r w:rsidR="0029186A">
        <w:rPr>
          <w:color w:val="000000" w:themeColor="text1"/>
        </w:rPr>
        <w:t>ire-together</w:t>
      </w:r>
      <w:r>
        <w:rPr>
          <w:color w:val="000000" w:themeColor="text1"/>
        </w:rPr>
        <w:t xml:space="preserve"> </w:t>
      </w:r>
      <w:r>
        <w:rPr>
          <w:color w:val="000000" w:themeColor="text1"/>
        </w:rPr>
        <w:fldChar w:fldCharType="begin"/>
      </w:r>
      <w:r>
        <w:rPr>
          <w:color w:val="000000" w:themeColor="text1"/>
        </w:rPr>
        <w:instrText xml:space="preserve"> ADDIN ZOTERO_ITEM CSL_CITATION {"citationID":"M6IUaZnx","properties":{"formattedCitation":"(Hebb, 1949)","plainCitation":"(Hebb, 1949)","noteIndex":0},"citationItems":[{"id":4405,"uris":["http://zotero.org/users/9275/items/RDRF83KD"],"itemData":{"id":4405,"type":"book","abstract":"\"This book presents a theory of behavior that is based as far as possible on the physiology of the nervous system, and makes a sedulous attempt to find some community of neurological and psychological conceptions.\" Using the concept of the reverbatory circuit and the assumption that \"some growth process or metabolic change\" in neurones takes place as a result of repeated transmission across synapses, perceptual integration is described in terms of \"cell-assemblies.\" Of 11 chapters, 4 are devoted to perceptual problems, 2 to learning, 2 to motivation, and 1 each to emotional disturbances and intelligence. 14-page bibliography. (PsycINFO Database Record (c) 2016 APA, all rights reserved)","collection-title":"The organization of behavior; a neuropsychological theory","event-place":"Oxford, England","note":"page: xix, 335","number-of-pages":"xix, 335","publisher":"Wiley","publisher-place":"Oxford, England","source":"APA PsycNet","title":"The organization of behavior; a neuropsychological theory","author":[{"family":"Hebb","given":"D. O."}],"issued":{"date-parts":[["1949"]]}}}],"schema":"https://github.com/citation-style-language/schema/raw/master/csl-citation.json"} </w:instrText>
      </w:r>
      <w:r>
        <w:rPr>
          <w:color w:val="000000" w:themeColor="text1"/>
        </w:rPr>
        <w:fldChar w:fldCharType="separate"/>
      </w:r>
      <w:r>
        <w:rPr>
          <w:noProof/>
          <w:color w:val="000000" w:themeColor="text1"/>
        </w:rPr>
        <w:t>(Hebb, 1949)</w:t>
      </w:r>
      <w:r>
        <w:rPr>
          <w:color w:val="000000" w:themeColor="text1"/>
        </w:rPr>
        <w:fldChar w:fldCharType="end"/>
      </w:r>
      <w:r w:rsidR="0029186A">
        <w:rPr>
          <w:color w:val="000000" w:themeColor="text1"/>
        </w:rPr>
        <w:t xml:space="preserve">, </w:t>
      </w:r>
      <w:r w:rsidR="009309FA">
        <w:rPr>
          <w:color w:val="000000" w:themeColor="text1"/>
        </w:rPr>
        <w:t xml:space="preserve">is </w:t>
      </w:r>
      <w:r>
        <w:rPr>
          <w:color w:val="000000" w:themeColor="text1"/>
        </w:rPr>
        <w:t xml:space="preserve">provably </w:t>
      </w:r>
      <w:r w:rsidR="009309FA">
        <w:rPr>
          <w:color w:val="000000" w:themeColor="text1"/>
        </w:rPr>
        <w:t>destabilizing</w:t>
      </w:r>
      <w:r w:rsidR="00EB4DA4">
        <w:rPr>
          <w:color w:val="000000" w:themeColor="text1"/>
        </w:rPr>
        <w:t xml:space="preserve"> </w:t>
      </w:r>
      <w:r w:rsidR="00EB4DA4">
        <w:rPr>
          <w:color w:val="000000" w:themeColor="text1"/>
        </w:rPr>
        <w:fldChar w:fldCharType="begin"/>
      </w:r>
      <w:r w:rsidR="009F7058">
        <w:rPr>
          <w:color w:val="000000" w:themeColor="text1"/>
        </w:rPr>
        <w:instrText xml:space="preserve"> ADDIN ZOTERO_ITEM CSL_CITATION {"citationID":"9ZRmYCRZ","properties":{"formattedCitation":"(Principe et al., 1999; Zenke et al., 2017)","plainCitation":"(Principe et al., 1999; Zenke et al., 2017)","noteIndex":0},"citationItems":[{"id":4206,"uris":["http://zotero.org/users/9275/items/PRSN8LRE"],"itemData":{"id":4206,"type":"book","abstract":"Like no other text in this field, authors Jose C. Principe, Neil R. Euliano, and W. Curt Lefebvre have written a unique and innovative text unifying the concepts of neural networks and adaptive filters into a common framework.  The text is suitable for senior/graduate courses in neural networks and adaptive filters. It offers over 200 fully functional simulations (with instructions) to demonstrate and reinforce key concepts and help the reader develop an intuition about the behavior of adaptive systems with real data. This creates a powerful self-learning environment highly suitable for the professional audience.","event-place":"New York","ISBN":"978-0-471-35167-2","language":"English","number-of-pages":"672","publisher":"Wiley","publisher-place":"New York","source":"Amazon","title":"Neural and Adaptive Systems: Fundamentals through Simulations","title-short":"Neural and Adaptive Systems","author":[{"family":"Principe","given":"José C."},{"family":"Euliano","given":"Neil R."},{"family":"Lefebvre","given":"W. Curt"}],"issued":{"date-parts":[["1999",12,21]]}},"label":"page"},{"id":116,"uris":["http://zotero.org/users/9275/items/ME32V8DH"],"itemData":{"id":116,"type":"article-journal","abstract":"Hebbian plasticity, a synaptic mechanism which detects and amplifies co-activity between neurons, is considered a key ingredient underlying learning and memory in the brain. However, Hebbian plasticity alone is unstable, leading to runaway neuronal activity, and therefore requires stabilization by additional compensatory processes. Traditionally, a diversity of homeostatic plasticity phenomena found in neural circuits is thought to play this role. However, recent modelling work suggests that the slow evolution of homeostatic plasticity, as observed in experiments, is insufficient to prevent instabilities originating from Hebbian plasticity. To remedy this situation, we suggest that homeostatic plasticity is complemented by additional rapid compensatory processes, which rapidly stabilize neuronal activity on short timescales.","container-title":"Current Opinion in Neurobiology","DOI":"10.1016/j.conb.2017.03.015","ISSN":"1873-6882","journalAbbreviation":"Curr Opin Neurobiol","language":"eng","note":"PMID: 28431369","page":"166-176","source":"PubMed","title":"The temporal paradox of Hebbian learning and homeostatic plasticity","volume":"43","author":[{"family":"Zenke","given":"Friedemann"},{"family":"Gerstner","given":"Wulfram"},{"family":"Ganguli","given":"Surya"}],"issued":{"date-parts":[["2017",4]]}},"label":"page"}],"schema":"https://github.com/citation-style-language/schema/raw/master/csl-citation.json"} </w:instrText>
      </w:r>
      <w:r w:rsidR="00EB4DA4">
        <w:rPr>
          <w:color w:val="000000" w:themeColor="text1"/>
        </w:rPr>
        <w:fldChar w:fldCharType="separate"/>
      </w:r>
      <w:r w:rsidR="00E17A63">
        <w:rPr>
          <w:noProof/>
          <w:color w:val="000000" w:themeColor="text1"/>
        </w:rPr>
        <w:t>(Principe et al., 1999; Zenke et al., 2017)</w:t>
      </w:r>
      <w:r w:rsidR="00EB4DA4">
        <w:rPr>
          <w:color w:val="000000" w:themeColor="text1"/>
        </w:rPr>
        <w:fldChar w:fldCharType="end"/>
      </w:r>
      <w:r>
        <w:rPr>
          <w:color w:val="000000" w:themeColor="text1"/>
        </w:rPr>
        <w:t xml:space="preserve"> because e</w:t>
      </w:r>
      <w:r w:rsidR="004E51A6">
        <w:rPr>
          <w:color w:val="000000" w:themeColor="text1"/>
        </w:rPr>
        <w:t>xcitatory neurons</w:t>
      </w:r>
      <w:r w:rsidR="00FD3B9F">
        <w:rPr>
          <w:color w:val="000000" w:themeColor="text1"/>
        </w:rPr>
        <w:t xml:space="preserve"> re-excite each other</w:t>
      </w:r>
      <w:r>
        <w:rPr>
          <w:color w:val="000000" w:themeColor="text1"/>
        </w:rPr>
        <w:t xml:space="preserve">, further wiring together, strengthening positive feedback loops.  Indeed, the vast majority of potential learning rules do not result in stable spike rates over time </w:t>
      </w:r>
      <w:r>
        <w:rPr>
          <w:color w:val="000000" w:themeColor="text1"/>
        </w:rPr>
        <w:fldChar w:fldCharType="begin"/>
      </w:r>
      <w:r>
        <w:rPr>
          <w:color w:val="000000" w:themeColor="text1"/>
        </w:rPr>
        <w:instrText xml:space="preserve"> ADDIN ZOTERO_ITEM CSL_CITATION {"citationID":"cgScZH2Y","properties":{"formattedCitation":"(Confavreux et al., 2025)","plainCitation":"(Confavreux et al., 2025)","noteIndex":0},"citationItems":[{"id":126,"uris":["http://zotero.org/users/9275/items/VBHZKIG5"],"itemData":{"id":126,"type":"article-journal","abstract":"Synaptic plasticity is a key player in the brain’s life-long learning abilities. However, due to experimental limitations, the mechanistic link between synaptic plasticity rules and the network-level computations they enable remain opaque. Here we use evolutionary strategies (ES) to meta learn local co-active plasticity rules in large recurrent spiking networks with excitatory (E) and inhibitory (I) neurons, using parameterizations of increasing complexity. We discover rules that robustly stabilize network dynamics for all four synapse types acting in isolation (E-to-E, E-to-I, I-to-E and I-to-I). More complex functions such as familiarity detection can also be included in the search constraints. However, our meta learning strategy begins to fail for co-active rules of increasing complexity, as it is challenging to devise loss functions that effectively constrain network dynamics to plausible solutions a priori. Moreover, in line with previous work, we can find multiple degenerate solutions with identical network behaviour. As a local optimization strategy, ES provides one solution at a time and makes exploration of this degeneracy cumbersome. Regardless, we can glean the interdependecies of various plasticity parameters by considering the covariance matrix learned alongside the optimal rule with ES. Our work provides a proof of principle for the success of machine-learning-guided discovery of plasticity rules in large spiking networks, and points at the necessity of more elaborate search strategies going forward.","container-title":"PLOS Computational Biology","DOI":"10.1371/journal.pcbi.1012910","ISSN":"1553-7358","issue":"4","journalAbbreviation":"PLOS Computational Biology","language":"en","note":"publisher: Public Library of Science","page":"e1012910","source":"PLoS Journals","title":"Balancing complexity, performance and plausibility to meta learn plasticity rules in recurrent spiking networks","volume":"21","author":[{"family":"Confavreux","given":"Basile"},{"family":"Agnes","given":"Everton J."},{"family":"Zenke","given":"Friedemann"},{"family":"Sprekeler","given":"Henning"},{"family":"Vogels","given":"Tim P."}],"issued":{"date-parts":[["2025",4,24]]}}}],"schema":"https://github.com/citation-style-language/schema/raw/master/csl-citation.json"} </w:instrText>
      </w:r>
      <w:r>
        <w:rPr>
          <w:color w:val="000000" w:themeColor="text1"/>
        </w:rPr>
        <w:fldChar w:fldCharType="separate"/>
      </w:r>
      <w:r>
        <w:rPr>
          <w:noProof/>
          <w:color w:val="000000" w:themeColor="text1"/>
        </w:rPr>
        <w:t>(Confavreux et al., 2025)</w:t>
      </w:r>
      <w:r>
        <w:rPr>
          <w:color w:val="000000" w:themeColor="text1"/>
        </w:rPr>
        <w:fldChar w:fldCharType="end"/>
      </w:r>
      <w:r>
        <w:rPr>
          <w:color w:val="000000" w:themeColor="text1"/>
        </w:rPr>
        <w:t xml:space="preserve">. Oja’s rule, a </w:t>
      </w:r>
      <w:proofErr w:type="spellStart"/>
      <w:r>
        <w:rPr>
          <w:color w:val="000000" w:themeColor="text1"/>
        </w:rPr>
        <w:t>heterosynatpic</w:t>
      </w:r>
      <w:proofErr w:type="spellEnd"/>
      <w:r>
        <w:rPr>
          <w:color w:val="000000" w:themeColor="text1"/>
        </w:rPr>
        <w:t xml:space="preserve">, locally normalized version of Hebb’s rule </w:t>
      </w:r>
      <w:r>
        <w:rPr>
          <w:color w:val="000000" w:themeColor="text1"/>
        </w:rPr>
        <w:fldChar w:fldCharType="begin"/>
      </w:r>
      <w:r>
        <w:rPr>
          <w:color w:val="000000" w:themeColor="text1"/>
        </w:rPr>
        <w:instrText xml:space="preserve"> ADDIN ZOTERO_ITEM CSL_CITATION {"citationID":"pQCS0Gjn","properties":{"formattedCitation":"(Oja, 1982)","plainCitation":"(Oja, 1982)","noteIndex":0},"citationItems":[{"id":11852,"uris":["http://zotero.org/users/9275/items/XY53NZJ4"],"itemData":{"id":11852,"type":"article-journal","abstract":"A simple linear neuron model with constrained Hebbian-type synaptic modification is analyzed and a new class of unconstrained learning rules is derived. It is shown that the model neuron tends to extract the principal component from a stationary input vector sequence.","container-title":"Journal of Mathematical Biology","DOI":"10.1007/BF00275687","ISSN":"1432-1416","issue":"3","journalAbbreviation":"J. Math. Biology","language":"en","page":"267-273","source":"Springer Link","title":"Simplified neuron model as a principal component analyzer","volume":"15","author":[{"family":"Oja","given":"Erkki"}],"issued":{"date-parts":[["1982",11,1]]}}}],"schema":"https://github.com/citation-style-language/schema/raw/master/csl-citation.json"} </w:instrText>
      </w:r>
      <w:r>
        <w:rPr>
          <w:color w:val="000000" w:themeColor="text1"/>
        </w:rPr>
        <w:fldChar w:fldCharType="separate"/>
      </w:r>
      <w:r>
        <w:rPr>
          <w:noProof/>
          <w:color w:val="000000" w:themeColor="text1"/>
        </w:rPr>
        <w:t>(Oja, 1982)</w:t>
      </w:r>
      <w:r>
        <w:rPr>
          <w:color w:val="000000" w:themeColor="text1"/>
        </w:rPr>
        <w:fldChar w:fldCharType="end"/>
      </w:r>
      <w:r>
        <w:rPr>
          <w:color w:val="000000" w:themeColor="text1"/>
        </w:rPr>
        <w:t xml:space="preserve">, stabilizes synaptic weight distributions, but it does not ensure dynamical stability.  Moreover, Zenke et al. pointed out that the differing time constants of Hebbian learning, </w:t>
      </w:r>
      <w:proofErr w:type="spellStart"/>
      <w:r>
        <w:rPr>
          <w:color w:val="000000" w:themeColor="text1"/>
        </w:rPr>
        <w:t>metaplasticity</w:t>
      </w:r>
      <w:proofErr w:type="spellEnd"/>
      <w:r>
        <w:rPr>
          <w:color w:val="000000" w:themeColor="text1"/>
        </w:rPr>
        <w:t xml:space="preserve">, and homeostatic plasticity create a paradox in which an additional fast mechanism is need to ensure dynamical stability </w:t>
      </w:r>
      <w:r>
        <w:rPr>
          <w:color w:val="000000" w:themeColor="text1"/>
        </w:rPr>
        <w:fldChar w:fldCharType="begin"/>
      </w:r>
      <w:r>
        <w:rPr>
          <w:color w:val="000000" w:themeColor="text1"/>
        </w:rPr>
        <w:instrText xml:space="preserve"> ADDIN ZOTERO_ITEM CSL_CITATION {"citationID":"fYBbNEZQ","properties":{"formattedCitation":"(Zenke et al., 2017)","plainCitation":"(Zenke et al., 2017)","noteIndex":0},"citationItems":[{"id":116,"uris":["http://zotero.org/users/9275/items/ME32V8DH"],"itemData":{"id":116,"type":"article-journal","abstract":"Hebbian plasticity, a synaptic mechanism which detects and amplifies co-activity between neurons, is considered a key ingredient underlying learning and memory in the brain. However, Hebbian plasticity alone is unstable, leading to runaway neuronal activity, and therefore requires stabilization by additional compensatory processes. Traditionally, a diversity of homeostatic plasticity phenomena found in neural circuits is thought to play this role. However, recent modelling work suggests that the slow evolution of homeostatic plasticity, as observed in experiments, is insufficient to prevent instabilities originating from Hebbian plasticity. To remedy this situation, we suggest that homeostatic plasticity is complemented by additional rapid compensatory processes, which rapidly stabilize neuronal activity on short timescales.","container-title":"Current Opinion in Neurobiology","DOI":"10.1016/j.conb.2017.03.015","ISSN":"1873-6882","journalAbbreviation":"Curr Opin Neurobiol","language":"eng","note":"PMID: 28431369","page":"166-176","source":"PubMed","title":"The temporal paradox of Hebbian learning and homeostatic plasticity","volume":"43","author":[{"family":"Zenke","given":"Friedemann"},{"family":"Gerstner","given":"Wulfram"},{"family":"Ganguli","given":"Surya"}],"issued":{"date-parts":[["2017",4]]}}}],"schema":"https://github.com/citation-style-language/schema/raw/master/csl-citation.json"} </w:instrText>
      </w:r>
      <w:r>
        <w:rPr>
          <w:color w:val="000000" w:themeColor="text1"/>
        </w:rPr>
        <w:fldChar w:fldCharType="separate"/>
      </w:r>
      <w:r>
        <w:rPr>
          <w:noProof/>
          <w:color w:val="000000" w:themeColor="text1"/>
        </w:rPr>
        <w:t>(Zenke et al., 2017)</w:t>
      </w:r>
      <w:r>
        <w:rPr>
          <w:color w:val="000000" w:themeColor="text1"/>
        </w:rPr>
        <w:fldChar w:fldCharType="end"/>
      </w:r>
      <w:r>
        <w:rPr>
          <w:color w:val="000000" w:themeColor="text1"/>
        </w:rPr>
        <w:t xml:space="preserve">.  </w:t>
      </w:r>
    </w:p>
    <w:p w14:paraId="52C970FF" w14:textId="77777777" w:rsidR="009D08A8" w:rsidRDefault="009D08A8" w:rsidP="00986ECA">
      <w:pPr>
        <w:rPr>
          <w:color w:val="000000" w:themeColor="text1"/>
        </w:rPr>
      </w:pPr>
    </w:p>
    <w:p w14:paraId="3D5E47DA" w14:textId="54AC29F0" w:rsidR="009D08A8" w:rsidRDefault="009D08A8" w:rsidP="00986ECA">
      <w:pPr>
        <w:rPr>
          <w:color w:val="000000" w:themeColor="text1"/>
        </w:rPr>
      </w:pPr>
      <w:r>
        <w:rPr>
          <w:color w:val="000000" w:themeColor="text1"/>
        </w:rPr>
        <w:t xml:space="preserve">We hypothesize that short-term synaptic depression (STD) and spike frequency adaptation (SFA) stabilize RNNs by dynamically adjusting weights and biases, respectively, in real time.  Many excitatory synapses exhibit </w:t>
      </w:r>
      <w:proofErr w:type="gramStart"/>
      <w:r>
        <w:rPr>
          <w:color w:val="000000" w:themeColor="text1"/>
        </w:rPr>
        <w:t>STD</w:t>
      </w:r>
      <w:proofErr w:type="gramEnd"/>
      <w:r>
        <w:rPr>
          <w:color w:val="000000" w:themeColor="text1"/>
        </w:rPr>
        <w:t xml:space="preserve"> and many excitatory neurons exhibit SFA.  These dual forms of adaptation are seen to a lesser degree in inhibitory neurons.  Intuitively, it is okay for the accelerator of an automobile to fade, but the brakes should not.  </w:t>
      </w:r>
    </w:p>
    <w:p w14:paraId="638E5B5C" w14:textId="77777777" w:rsidR="00D217FC" w:rsidRDefault="00D217FC" w:rsidP="00986ECA">
      <w:pPr>
        <w:rPr>
          <w:color w:val="000000" w:themeColor="text1"/>
        </w:rPr>
      </w:pPr>
    </w:p>
    <w:p w14:paraId="4E8CB101" w14:textId="27BD20C1" w:rsidR="00586293" w:rsidRDefault="00BE7332" w:rsidP="00D14EE7">
      <w:pPr>
        <w:rPr>
          <w:color w:val="000000" w:themeColor="text1"/>
        </w:rPr>
      </w:pPr>
      <w:r>
        <w:rPr>
          <w:color w:val="000000" w:themeColor="text1"/>
        </w:rPr>
        <w:t>The connection strength between neurons is dynamic</w:t>
      </w:r>
      <w:r w:rsidR="009354D0">
        <w:rPr>
          <w:color w:val="000000" w:themeColor="text1"/>
        </w:rPr>
        <w:t xml:space="preserve"> in time and can govern theoretical network dynamics</w:t>
      </w:r>
      <w:r w:rsidR="0040049C">
        <w:rPr>
          <w:color w:val="000000" w:themeColor="text1"/>
        </w:rPr>
        <w:t xml:space="preserve"> </w:t>
      </w:r>
      <w:r w:rsidR="0040049C">
        <w:rPr>
          <w:color w:val="000000" w:themeColor="text1"/>
        </w:rPr>
        <w:fldChar w:fldCharType="begin"/>
      </w:r>
      <w:r w:rsidR="009F7058">
        <w:rPr>
          <w:color w:val="000000" w:themeColor="text1"/>
        </w:rPr>
        <w:instrText xml:space="preserve"> ADDIN ZOTERO_ITEM CSL_CITATION {"citationID":"N0NpG4fq","properties":{"formattedCitation":"(Dong &amp; and Hopfield, 1992; Liaw &amp; Berger, 1996)","plainCitation":"(Dong &amp; and Hopfield, 1992; Liaw &amp; Berger, 1996)","noteIndex":0},"citationItems":[{"id":124,"uris":["http://zotero.org/users/9275/items/3GMZ4GE2"],"itemData":{"id":124,"type":"article-journal","abstract":"Two kinds of dynamic processes take place in neural networks. One involves the change with time of the activity of each neuron. The other involves the change in strength of the connections (synapses) between neurons. When a neural network is learning or developing, both processes simultaneously take place, and their dynamics interact. This interaction is particularly important in feedback networks. A Lyapunov function is developed to help understand the combined activity and synapse dynamics for a class of such adaptive networks. The methods and viewpoint are illustrated by using them to describe the development of columnar structure of orientation-selective cells in primary visual cortex. Within this model, the columnar structure originates from symmetry breaking in feedback pathways within an area of cortex, rather than feedforward pathways between areas.","container-title":"Network: Computation in Neural Systems","DOI":"10.1088/0954-898X_3_3_002","ISSN":"0954-898X","issue":"3","note":"publisher: Taylor &amp; Francis\n_eprint: https://doi.org/10.1088/0954-898X_3_3_002","page":"267-283","source":"Taylor and Francis+NEJM","title":"Dynamic properties of neural networks with adapting synapses","volume":"3","author":[{"family":"Dong","given":"Dawei W"},{"family":"Hopfield","given":"John J","non-dropping-particle":"and"}],"issued":{"date-parts":[["1992",1,1]]}},"label":"page"},{"id":173,"uris":["http://zotero.org/users/9275/items/DUT8R7F2"],"itemData":{"id":173,"type":"article-journal","abstract":"Presynaptic mechanisms influencing the probability of neurotransmitter release from an axon terminal, such as facilitation, augmentation, and presynaptic feedback inhibition, are fundamental features of biological neurons and are cardinal physiological properties of synaptic connections in the hippocampus. The consequence of these presynaptic mechanisms is that the probability of release becomes a function of the temporal pattern of action potential occurrence, and hence, the strength of a given synapse varies upon the arrival of each action potential invading the terminal region. From the perspective of neural information processing, the capability of dynamically tuning the synaptic strength as a function of the level of neuronal activation gives rise to a significant representational and processing power of temporal spike patterns at the synaptic level. Furthermore, there is an exponential growth in such computational power when the specific dynamics of presynaptic mechanisms varies quantitatively across axon terminals of a single neuron, a recently established characteristic of hippocampal synapses. During learning, alterations in the presynaptic mechanisms lead to different pattern transformation functions, whereas changes in the postsynaptic mechanisms determine how the synaptic signals are to be combined. We demonstrate the computational capability of dynamic synapses by performing speech recognition from unprocessed, noisy raw waveforms of words spoken by multiple speakers with a simple neural network consisting of a small number of neurons connected with synapses incorporating dynamically determined probability of release. The dynamics included in the model are consistent with available experimental data on hippocampal neurons in that parameter values were chosen so as to be consistent with time constants of facilitative and inhibitory processes governing the dynamics of hippocampal synaptic transmission studied using nonlinear systems analytic procedures. © 1997 Wiley-Liss, Inc.","container-title":"Hippocampus","DOI":"10.1002/(SICI)1098-1063(1996)6:6&lt;591::AID-HIPO4&gt;3.0.CO;2-K","ISSN":"1098-1063","issue":"6","language":"en","license":"Copyright © 1997 Wiley-Liss, Inc.","note":"_eprint: https://onlinelibrary.wiley.com/doi/pdf/10.1002/%28SICI%291098-1063%281996%296%3A6%3C591%3A%3AAID-HIPO4%3E3.0.CO%3B2-K","page":"591-600","source":"Wiley Online Library","title":"Dynamic synapse: A new concept of neural representation and computation","title-short":"Dynamic synapse","volume":"6","author":[{"family":"Liaw","given":"Jim-Shih"},{"family":"Berger","given":"Theodore W."}],"issued":{"date-parts":[["1996"]]}},"label":"page"}],"schema":"https://github.com/citation-style-language/schema/raw/master/csl-citation.json"} </w:instrText>
      </w:r>
      <w:r w:rsidR="0040049C">
        <w:rPr>
          <w:color w:val="000000" w:themeColor="text1"/>
        </w:rPr>
        <w:fldChar w:fldCharType="separate"/>
      </w:r>
      <w:r w:rsidR="004452DD">
        <w:rPr>
          <w:noProof/>
          <w:color w:val="000000" w:themeColor="text1"/>
        </w:rPr>
        <w:t>(Dong &amp; and Hopfield, 1992; Liaw &amp; Berger, 1996)</w:t>
      </w:r>
      <w:r w:rsidR="0040049C">
        <w:rPr>
          <w:color w:val="000000" w:themeColor="text1"/>
        </w:rPr>
        <w:fldChar w:fldCharType="end"/>
      </w:r>
      <w:r w:rsidR="002A11E2">
        <w:rPr>
          <w:color w:val="000000" w:themeColor="text1"/>
        </w:rPr>
        <w:t>.</w:t>
      </w:r>
      <w:r w:rsidR="00F1130B">
        <w:rPr>
          <w:color w:val="000000" w:themeColor="text1"/>
        </w:rPr>
        <w:t xml:space="preserve"> Theoretically and experimentally, short-term synaptic depression</w:t>
      </w:r>
      <w:r w:rsidR="00F32330">
        <w:rPr>
          <w:color w:val="000000" w:themeColor="text1"/>
        </w:rPr>
        <w:t xml:space="preserve"> (STD)</w:t>
      </w:r>
      <w:r w:rsidR="00A02FBD">
        <w:rPr>
          <w:color w:val="000000" w:themeColor="text1"/>
        </w:rPr>
        <w:t xml:space="preserve"> </w:t>
      </w:r>
      <w:r w:rsidR="00F32330">
        <w:rPr>
          <w:color w:val="000000" w:themeColor="text1"/>
        </w:rPr>
        <w:t>controls cortical gain</w:t>
      </w:r>
      <w:r w:rsidR="00C87EF5">
        <w:rPr>
          <w:color w:val="000000" w:themeColor="text1"/>
        </w:rPr>
        <w:t xml:space="preserve"> </w:t>
      </w:r>
      <w:r w:rsidR="00B949AA">
        <w:rPr>
          <w:color w:val="000000" w:themeColor="text1"/>
        </w:rPr>
        <w:fldChar w:fldCharType="begin"/>
      </w:r>
      <w:r w:rsidR="009F7058">
        <w:rPr>
          <w:color w:val="000000" w:themeColor="text1"/>
        </w:rPr>
        <w:instrText xml:space="preserve"> ADDIN ZOTERO_ITEM CSL_CITATION {"citationID":"20NZZXGR","properties":{"formattedCitation":"(Abbott et al., 1997; M. Tsodyks &amp; Markram, 1997)","plainCitation":"(Abbott et al., 1997; M. Tsodyks &amp; Markram, 1997)","dontUpdate":true,"noteIndex":0},"citationItems":[{"id":20,"uris":["http://zotero.org/users/9275/items/F3JUPW6H"],"itemData":{"id":20,"type":"article-journal","abstract":"Cortical neurons receive synaptic inputs from thousands of afferents that fire action potentials at rates ranging from less than 1 hertz to more than 200 hertz. Both the number of afferents and their large dynamic range can mask changes in the spatial and temporal pattern of synaptic activity, limiting the ability of a cortical neuron to respond to its inputs. Modeling work based on experimental measurements indicates that short-term depression of intracortical synapses provides a dynamic gain-control mechanism that allows equal percentage rate changes on rapidly and slowly firing afferents to produce equal postsynaptic responses. Unlike inhibitory and adaptive mechanisms that reduce responsiveness to all inputs, synaptic depression is input-specific, leading to a dramatic increase in the sensitivity of a neuron to subtle changes in the firing patterns of its afferents.","container-title":"Science","DOI":"10.1126/science.275.5297.221","ISSN":"0036-8075, 1095-9203","issue":"5297","journalAbbreviation":"Science","language":"en","page":"221-224","source":"Semantic Scholar","title":"Synaptic Depression and Cortical Gain Control","volume":"275","author":[{"family":"Abbott","given":"L. F."},{"family":"Varela","given":"J. A."},{"family":"Sen","given":"Kamal"},{"family":"Nelson","given":"S. B."}],"issued":{"date-parts":[["1997",1,10]]}},"label":"page"},{"id":101,"uris":["http://zotero.org/users/9275/items/VMT8U5SD"],"itemData":{"id":101,"type":"article-journal","abstract":"Although signaling between neurons is central to the functioning of the brain, we still do not understand how the code used in signaling depends on the properties of synaptic transmission. Theoretical analysis combined with patch clamp recordings from pairs of neocortical pyramidal neurons revealed that the rate of synaptic depression, which depends on the probability of neurotransmitter release, dictates the extent to which firing rate and temporal coherence of action potentials within a presynaptic population are signaled to the postsynaptic neuron. The postsynaptic response primarily reflects rates of firing when depression is slow and temporal coherence when depression is fast. A wide range of rates of synaptic depression between different pairs of pyramidal neurons was found, suggesting that the relative contribution of rate and temporal signals varies along a continuum. We conclude that by setting the rate of synaptic depression, release probability is an important factor in determining the neural code.","container-title":"Proceedings of the National Academy of Sciences","DOI":"10.1073/pnas.94.2.719","issue":"2","note":"publisher: Proceedings of the National Academy of Sciences","page":"719-723","source":"pnas.org (Atypon)","title":"The neural code between neocortical pyramidal neurons depends on neurotransmitter release</w:instrText>
      </w:r>
      <w:r w:rsidR="009F7058">
        <w:rPr>
          <w:rFonts w:ascii="Arial" w:hAnsi="Arial" w:cs="Arial"/>
          <w:color w:val="000000" w:themeColor="text1"/>
        </w:rPr>
        <w:instrText> </w:instrText>
      </w:r>
      <w:r w:rsidR="009F7058">
        <w:rPr>
          <w:color w:val="000000" w:themeColor="text1"/>
        </w:rPr>
        <w:instrText xml:space="preserve">probability","volume":"94","author":[{"family":"Tsodyks","given":"Misha"},{"family":"Markram","given":"Henry"}],"issued":{"date-parts":[["1997",1,21]]}},"label":"page"}],"schema":"https://github.com/citation-style-language/schema/raw/master/csl-citation.json"} </w:instrText>
      </w:r>
      <w:r w:rsidR="00B949AA">
        <w:rPr>
          <w:color w:val="000000" w:themeColor="text1"/>
        </w:rPr>
        <w:fldChar w:fldCharType="separate"/>
      </w:r>
      <w:r w:rsidR="005A2EE4">
        <w:rPr>
          <w:rFonts w:ascii="Aptos" w:cs="Times New Roman"/>
          <w:color w:val="000000"/>
          <w:kern w:val="0"/>
        </w:rPr>
        <w:t>(Abbott et al., 1997; Tsodyks &amp; Markram, 1997)</w:t>
      </w:r>
      <w:r w:rsidR="00B949AA">
        <w:rPr>
          <w:color w:val="000000" w:themeColor="text1"/>
        </w:rPr>
        <w:fldChar w:fldCharType="end"/>
      </w:r>
      <w:r w:rsidR="00237679">
        <w:rPr>
          <w:color w:val="000000" w:themeColor="text1"/>
        </w:rPr>
        <w:t xml:space="preserve"> with a multiplicative nonlinearity</w:t>
      </w:r>
      <w:r w:rsidR="00DE19B5">
        <w:rPr>
          <w:color w:val="000000" w:themeColor="text1"/>
        </w:rPr>
        <w:t xml:space="preserve"> on the output of each neuron</w:t>
      </w:r>
      <w:r w:rsidR="00DB76FD">
        <w:rPr>
          <w:color w:val="000000" w:themeColor="text1"/>
        </w:rPr>
        <w:t xml:space="preserve"> that reduces output at high firing rates (e.g., due to synaptic depletion)</w:t>
      </w:r>
      <w:r w:rsidR="00DE19B5">
        <w:rPr>
          <w:color w:val="000000" w:themeColor="text1"/>
        </w:rPr>
        <w:t xml:space="preserve">.  </w:t>
      </w:r>
      <w:r w:rsidR="007B19A6">
        <w:rPr>
          <w:color w:val="000000" w:themeColor="text1"/>
        </w:rPr>
        <w:t>Nevertheless, n</w:t>
      </w:r>
      <w:r w:rsidR="00DE19B5">
        <w:rPr>
          <w:color w:val="000000" w:themeColor="text1"/>
        </w:rPr>
        <w:t>eural networks with dyn</w:t>
      </w:r>
      <w:r w:rsidR="00590B39">
        <w:rPr>
          <w:color w:val="000000" w:themeColor="text1"/>
        </w:rPr>
        <w:t>a</w:t>
      </w:r>
      <w:r w:rsidR="00DE19B5">
        <w:rPr>
          <w:color w:val="000000" w:themeColor="text1"/>
        </w:rPr>
        <w:t xml:space="preserve">mic synapses </w:t>
      </w:r>
      <w:r w:rsidR="00D67058">
        <w:rPr>
          <w:color w:val="000000" w:themeColor="text1"/>
        </w:rPr>
        <w:t xml:space="preserve">can </w:t>
      </w:r>
      <w:r w:rsidR="007B19A6">
        <w:rPr>
          <w:color w:val="000000" w:themeColor="text1"/>
        </w:rPr>
        <w:t xml:space="preserve">exhibit </w:t>
      </w:r>
      <w:r w:rsidR="00DB76FD">
        <w:rPr>
          <w:color w:val="000000" w:themeColor="text1"/>
        </w:rPr>
        <w:t xml:space="preserve">complex, </w:t>
      </w:r>
      <w:r w:rsidR="00D67058">
        <w:rPr>
          <w:color w:val="000000" w:themeColor="text1"/>
        </w:rPr>
        <w:t xml:space="preserve">chaotic </w:t>
      </w:r>
      <w:r w:rsidR="007B19A6">
        <w:rPr>
          <w:color w:val="000000" w:themeColor="text1"/>
        </w:rPr>
        <w:t>dynamic</w:t>
      </w:r>
      <w:r w:rsidR="00CC144C">
        <w:rPr>
          <w:color w:val="000000" w:themeColor="text1"/>
        </w:rPr>
        <w:t>s</w:t>
      </w:r>
      <w:r w:rsidR="00C54719">
        <w:rPr>
          <w:color w:val="000000" w:themeColor="text1"/>
        </w:rPr>
        <w:t xml:space="preserve"> when connected recurrently</w:t>
      </w:r>
      <w:r w:rsidR="00CC144C">
        <w:rPr>
          <w:color w:val="000000" w:themeColor="text1"/>
        </w:rPr>
        <w:t xml:space="preserve"> </w:t>
      </w:r>
      <w:r w:rsidR="009B15D6">
        <w:rPr>
          <w:color w:val="000000" w:themeColor="text1"/>
        </w:rPr>
        <w:fldChar w:fldCharType="begin"/>
      </w:r>
      <w:r w:rsidR="009F7058">
        <w:rPr>
          <w:color w:val="000000" w:themeColor="text1"/>
        </w:rPr>
        <w:instrText xml:space="preserve"> ADDIN ZOTERO_ITEM CSL_CITATION {"citationID":"yIYDWITM","properties":{"unsorted":true,"formattedCitation":"(M. Tsodyks et al., 1998; Dror &amp; Tsodyks, 2000a, 2000b)","plainCitation":"(M. Tsodyks et al., 1998; Dror &amp; Tsodyks, 2000a, 2000b)","noteIndex":0},"citationItems":[{"id":22,"uris":["http://zotero.org/users/9275/items/WFK7CURP"],"itemData":{"id":22,"type":"article-journal","abstract":"Transmission across neocortical synapses depends on the frequency of presynaptic activity (Thomson &amp; Deuchars, 1994). Interpyramidal synapses in layer V exhibit fast depression of synaptic transmission, while other types of synapses exhibit facilitation of transmission. To study the role of dynamic synapses in network computation, we propose a unified phenomenological model that allows computation of the postsynaptic current generated by both types of synapses when driven by an arbitrary pattern of action potential (AP) activity in a presynaptic population. Using this formalism, we analyze different regimes of synaptic transmission and demonstrate that dynamic synapses transmit different aspects of the presynaptic activity depending on the average presynaptic frequency. The model also allows for derivation of mean-field equations, which govern the activity of large, interconnected networks. We show that the dynamics of synaptic transmission results in complex sets of regular and irregular regimes of network activity.","container-title":"Neural Computation","DOI":"10.1162/089976698300017502","ISSN":"0899-7667, 1530-888X","issue":"4","journalAbbreviation":"Neural Computation","language":"en","page":"821-835","source":"Semantic Scholar","title":"Neural Networks with Dynamic Synapses","volume":"10","author":[{"family":"Tsodyks","given":"Misha"},{"family":"Pawelzik","given":"Klaus"},{"family":"Markram","given":"Henry"}],"issued":{"date-parts":[["1998",5,1]]}},"label":"page"},{"id":122,"uris":["http://zotero.org/users/9275/items/AFWUWQNN"],"itemData":{"id":122,"type":"article-journal","abstract":"We investigated the dynamics of localized excitatory and inhibitory populations coupled by dynamic synapses. The synaptic connections exhibit fast depression and facilitation as recently observed in neocortex. Phase plane analysis and numerical simulations are used to investigate population responses to various stimuli. In particular, we analyze the fixed point structure, their stability as a function of input currents. We find parameter sets for which the system exhibits anomalous behavior, by decreasing the activity of both excitatory and inhibitory populations in response to an increase of the inhibitory input current.","container-title":"Neurocomputing","DOI":"10.1016/S0925-2312(00)00186-7","ISSN":"0925-2312","journalAbbreviation":"Neurocomputing","page":"359-364","source":"ScienceDirect","title":"Activity of coupled excitatory and inhibitory neural populations with dynamic synapses","volume":"32-33","author":[{"family":"Dror","given":"Gideon"},{"family":"Tsodyks","given":"Misha"}],"issued":{"date-parts":[["2000",6,1]]}},"label":"page"},{"id":177,"uris":["http://zotero.org/users/9275/items/ITWG84DD"],"itemData":{"id":177,"type":"article-journal","abstract":"We investigated the activity of localized excitatory and inhibitory populations coupled by dynamic synapses. Using numerical simulations, we analyzed the Liapunov exponents as well as fractal dimension of the network for various sets of parameters in order to find regimes of periodic and chaotic behavior. We found that chaotic behavior usually develops when external inputs are near threshold, and that chaos develops through a series of period doublings. It is robust and stable over considerable volume in parameter space. Within chaotic regimes intermittent behavior is exhibited. We investigated the average behavior of the network and shown that the response of the network is approximately linear to the excitatory input across various dynamical regimes.","container-title":"Neurocomputing","DOI":"10.1016/S0925-2312(00)00187-9","ISSN":"0925-2312","journalAbbreviation":"Neurocomputing","page":"365-370","source":"ScienceDirect","title":"Chaos in neural networks with dynamic synapses","volume":"32-33","author":[{"family":"Dror","given":"Gideon"},{"family":"Tsodyks","given":"Misha"}],"issued":{"date-parts":[["2000",6,1]]}},"label":"page"}],"schema":"https://github.com/citation-style-language/schema/raw/master/csl-citation.json"} </w:instrText>
      </w:r>
      <w:r w:rsidR="009B15D6">
        <w:rPr>
          <w:color w:val="000000" w:themeColor="text1"/>
        </w:rPr>
        <w:fldChar w:fldCharType="separate"/>
      </w:r>
      <w:r w:rsidR="001D5FF2">
        <w:rPr>
          <w:noProof/>
          <w:color w:val="000000" w:themeColor="text1"/>
        </w:rPr>
        <w:t>(M. Tsodyks et al., 1998; Dror &amp; Tsodyks, 2000a, 2000b)</w:t>
      </w:r>
      <w:r w:rsidR="009B15D6">
        <w:rPr>
          <w:color w:val="000000" w:themeColor="text1"/>
        </w:rPr>
        <w:fldChar w:fldCharType="end"/>
      </w:r>
      <w:r w:rsidR="007B19A6">
        <w:rPr>
          <w:color w:val="000000" w:themeColor="text1"/>
        </w:rPr>
        <w:t>.</w:t>
      </w:r>
      <w:r w:rsidR="00680B31">
        <w:rPr>
          <w:color w:val="000000" w:themeColor="text1"/>
        </w:rPr>
        <w:t xml:space="preserve"> </w:t>
      </w:r>
    </w:p>
    <w:p w14:paraId="795B99C1" w14:textId="77777777" w:rsidR="00586293" w:rsidRDefault="00586293" w:rsidP="00D14EE7">
      <w:pPr>
        <w:rPr>
          <w:color w:val="000000" w:themeColor="text1"/>
        </w:rPr>
      </w:pPr>
    </w:p>
    <w:p w14:paraId="7B9F5709" w14:textId="5256C77C" w:rsidR="00715D9E" w:rsidRPr="005E39BB" w:rsidRDefault="00680B31" w:rsidP="00D14EE7">
      <w:pPr>
        <w:rPr>
          <w:color w:val="000000" w:themeColor="text1"/>
        </w:rPr>
      </w:pPr>
      <w:r>
        <w:rPr>
          <w:color w:val="000000" w:themeColor="text1"/>
        </w:rPr>
        <w:lastRenderedPageBreak/>
        <w:t>STD can be thought of as an adaptive weight</w:t>
      </w:r>
      <w:r w:rsidR="00434B35">
        <w:rPr>
          <w:color w:val="000000" w:themeColor="text1"/>
        </w:rPr>
        <w:t xml:space="preserve"> that scales the outpu</w:t>
      </w:r>
      <w:r w:rsidR="00677C7C">
        <w:rPr>
          <w:color w:val="000000" w:themeColor="text1"/>
        </w:rPr>
        <w:t>t spike rate of each neuron, while spike frequency adaptation (SFA) reduces the spike rate itself</w:t>
      </w:r>
      <w:r w:rsidR="00671FFA">
        <w:rPr>
          <w:color w:val="000000" w:themeColor="text1"/>
        </w:rPr>
        <w:t xml:space="preserve"> over time in response to repetitive stimuli</w:t>
      </w:r>
      <w:r w:rsidR="00677C7C">
        <w:rPr>
          <w:color w:val="000000" w:themeColor="text1"/>
        </w:rPr>
        <w:t>, an adaptive bias</w:t>
      </w:r>
      <w:r w:rsidR="00120309">
        <w:rPr>
          <w:color w:val="000000" w:themeColor="text1"/>
        </w:rPr>
        <w:t xml:space="preserve"> </w:t>
      </w:r>
      <w:r w:rsidR="00120309">
        <w:rPr>
          <w:color w:val="000000" w:themeColor="text1"/>
        </w:rPr>
        <w:fldChar w:fldCharType="begin"/>
      </w:r>
      <w:r w:rsidR="009F7058">
        <w:rPr>
          <w:color w:val="000000" w:themeColor="text1"/>
        </w:rPr>
        <w:instrText xml:space="preserve"> ADDIN ZOTERO_ITEM CSL_CITATION {"citationID":"2Vwl4Ntr","properties":{"formattedCitation":"(Benda &amp; Herz, 2003; Tripp &amp; Eliasmith, 2010)","plainCitation":"(Benda &amp; Herz, 2003; Tripp &amp; Eliasmith, 2010)","noteIndex":0},"citationItems":[{"id":4357,"uris":["http://zotero.org/users/9275/items/R4GZ7EY7"],"itemData":{"id":4357,"type":"article-journal","abstract":"Spike-frequency adaptation is a prominent feature of neural dynamics. Among other mechanisms, various ionic currents modulating spike generation cause this type of neural adaptation. Prominent examples are voltage-gated potassium currents (M-type currents), the interplay of calcium currents and intracellular calcium dynamics with calcium-gated potassium channels (AHP-type currents), and the slow recovery from inactivation of the fast sodium current. While recent modeling studies have focused on the effects of specific adaptation currents, we derive a universal model for the firing-frequency dynamics of an adapting neuron that is independent of the specific adaptation process and spike generator. The model is completely defined by the neuron's onset f-I curve, the steady-state f-I curve, and the time constant of adaptation. For a specific neuron, these parameters can be easily determined from electrophysiological measurements without any pharmacological manipulations. At the same time, the simplicity of the model allows one to analyze mathematically how adaptation influences signal processing on the single-neuron level. In particular, we elucidate the specific nature of high-pass filter properties caused by spike-frequency adaptation. The model is limited to firing frequencies higher than the reciprocal adaptation time constant and to moderate fluctuations of the adaptation and the input current. As an extension of the model, we introduce a framework for combining an arbitrary spike generator with a generalized adaptation current.","container-title":"Neural Computation","DOI":"10.1162/089976603322385063","ISSN":"0899-7667","issue":"11","journalAbbreviation":"Neural Computation","page":"2523-2564","source":"Silverchair","title":"A Universal Model for Spike-Frequency Adaptation","volume":"15","author":[{"family":"Benda","given":"Jan"},{"family":"Herz","given":"Andreas V. M."}],"issued":{"date-parts":[["2003",11,1]]}},"label":"page"},{"id":4340,"uris":["http://zotero.org/users/9275/items/SCA3E3I2"],"itemData":{"id":4340,"type":"article-journal","abstract":"Temporal derivatives are computed by a wide variety of neural circuits, but the problem of performing this computation accurately has received little theoretical study. Here we systematically compare the performance of diverse networks that calculate derivatives using cell-intrinsic adaptation and synaptic depression dynamics, feedforward network dynamics, and recurrent network dynamics. Examples of each type of network are compared by quantifying the errors they introduce into the calculation and their rejection of high-frequency input noise. This comparison is based on both analytical methods and numerical simulations with spiking leaky-integrate-and-fire (LIF) neurons. Both adapting and feedforward-network circuits provide good performance for signals with frequency bands that are well matched to the time constants of postsynaptic current decay and adaptation, respectively. The synaptic depression circuit performs similarly to the adaptation circuit, although strictly speaking, precisely linear differentiation based on synaptic depression is not possible, because depression scales synaptic weights multiplicatively. Feedback circuits introduce greater errors than functionally equivalent feedforward circuits, but they have the useful property that their dynamics are determined by feedback strength. For this reason, these circuits are better suited for calculating the derivatives of signals that evolve on timescales outside the range of membrane dynamics and, possibly, for providing the wide range of timescales needed for precise fractional-order differentiation.","container-title":"Neural Computation","DOI":"10.1162/neco.2009.02-09-970","ISSN":"0899-7667","issue":"3","journalAbbreviation":"Neural Computation","page":"621-659","source":"Silverchair","title":"Population Models of Temporal Differentiation","volume":"22","author":[{"family":"Tripp","given":"Bryan P."},{"family":"Eliasmith","given":"Chris"}],"issued":{"date-parts":[["2010",3,1]]}},"label":"page"}],"schema":"https://github.com/citation-style-language/schema/raw/master/csl-citation.json"} </w:instrText>
      </w:r>
      <w:r w:rsidR="00120309">
        <w:rPr>
          <w:color w:val="000000" w:themeColor="text1"/>
        </w:rPr>
        <w:fldChar w:fldCharType="separate"/>
      </w:r>
      <w:r w:rsidR="005917E8">
        <w:rPr>
          <w:noProof/>
          <w:color w:val="000000" w:themeColor="text1"/>
        </w:rPr>
        <w:t>(Benda &amp; Herz, 2003; Tripp &amp; Eliasmith, 2010)</w:t>
      </w:r>
      <w:r w:rsidR="00120309">
        <w:rPr>
          <w:color w:val="000000" w:themeColor="text1"/>
        </w:rPr>
        <w:fldChar w:fldCharType="end"/>
      </w:r>
      <w:r w:rsidR="00677C7C">
        <w:rPr>
          <w:color w:val="000000" w:themeColor="text1"/>
        </w:rPr>
        <w:t>.</w:t>
      </w:r>
      <w:r w:rsidR="00671FFA">
        <w:rPr>
          <w:color w:val="000000" w:themeColor="text1"/>
        </w:rPr>
        <w:t xml:space="preserve"> </w:t>
      </w:r>
      <w:r w:rsidR="004D695C">
        <w:rPr>
          <w:color w:val="000000" w:themeColor="text1"/>
        </w:rPr>
        <w:t xml:space="preserve">At the neural code level, </w:t>
      </w:r>
      <w:r w:rsidR="00021F20">
        <w:rPr>
          <w:color w:val="000000" w:themeColor="text1"/>
        </w:rPr>
        <w:t>multiple timescale SFA</w:t>
      </w:r>
      <w:r w:rsidR="00E0247E">
        <w:rPr>
          <w:color w:val="000000" w:themeColor="text1"/>
        </w:rPr>
        <w:t xml:space="preserve"> </w:t>
      </w:r>
      <w:r w:rsidR="00260600">
        <w:rPr>
          <w:color w:val="000000" w:themeColor="text1"/>
        </w:rPr>
        <w:t xml:space="preserve">improves efficiency and reduces ambiguity </w:t>
      </w:r>
      <w:r w:rsidR="00260600">
        <w:rPr>
          <w:color w:val="000000" w:themeColor="text1"/>
        </w:rPr>
        <w:fldChar w:fldCharType="begin"/>
      </w:r>
      <w:r w:rsidR="009F7058">
        <w:rPr>
          <w:color w:val="000000" w:themeColor="text1"/>
        </w:rPr>
        <w:instrText xml:space="preserve"> ADDIN ZOTERO_ITEM CSL_CITATION {"citationID":"ipl3ZaF1","properties":{"formattedCitation":"(Fairhall et al., 2001)","plainCitation":"(Fairhall et al., 2001)","noteIndex":0},"citationItems":[{"id":4038,"uris":["http://zotero.org/users/9275/items/GR4ZSRUR"],"itemData":{"id":4038,"type":"article-journal","abstract":"We examine the dynamics of a neural code in the context of stimuli whose statistical properties are themselves evolving dynamically. Adaptation to these statistics occurs over a wide range of timescales—from tens of milliseconds to minutes. Rapid components of adaptation serve to optimize the information that action potentials carry about rapid stimulus variations within the local statistical ensemble, while changes in the rate and statistics of action-potential firing encode information about the ensemble itself, thus resolving potential ambiguities. The speed with which information is optimized and ambiguities are resolved approaches the physical limit imposed by statistical sampling and noise.","container-title":"Nature","DOI":"10.1038/35090500","ISSN":"1476-4687","issue":"6849","language":"en","license":"2001 Macmillan Magazines Ltd.","note":"number: 6849\npublisher: Nature Publishing Group","page":"787-792","source":"www.nature.com","title":"Efficiency and ambiguity in an adaptive neural code","volume":"412","author":[{"family":"Fairhall","given":"Adrienne L."},{"family":"Lewen","given":"Geoffrey D."},{"family":"Bialek","given":"William"},{"family":"Ruyter van Steveninck","given":"Robert R.","non-dropping-particle":"de"}],"issued":{"date-parts":[["2001",8]]}}}],"schema":"https://github.com/citation-style-language/schema/raw/master/csl-citation.json"} </w:instrText>
      </w:r>
      <w:r w:rsidR="00260600">
        <w:rPr>
          <w:color w:val="000000" w:themeColor="text1"/>
        </w:rPr>
        <w:fldChar w:fldCharType="separate"/>
      </w:r>
      <w:r w:rsidR="00260600">
        <w:rPr>
          <w:noProof/>
          <w:color w:val="000000" w:themeColor="text1"/>
        </w:rPr>
        <w:t>(Fairhall et al., 2001)</w:t>
      </w:r>
      <w:r w:rsidR="00260600">
        <w:rPr>
          <w:color w:val="000000" w:themeColor="text1"/>
        </w:rPr>
        <w:fldChar w:fldCharType="end"/>
      </w:r>
      <w:r w:rsidR="00E0247E">
        <w:rPr>
          <w:color w:val="000000" w:themeColor="text1"/>
        </w:rPr>
        <w:t xml:space="preserve">.  </w:t>
      </w:r>
      <w:r w:rsidR="00817A0D" w:rsidRPr="005E39BB">
        <w:rPr>
          <w:color w:val="000000" w:themeColor="text1"/>
        </w:rPr>
        <w:t xml:space="preserve">We </w:t>
      </w:r>
      <w:r w:rsidR="00434420">
        <w:rPr>
          <w:color w:val="000000" w:themeColor="text1"/>
        </w:rPr>
        <w:t xml:space="preserve">found that </w:t>
      </w:r>
      <w:r w:rsidR="00340031">
        <w:rPr>
          <w:color w:val="000000" w:themeColor="text1"/>
        </w:rPr>
        <w:t xml:space="preserve">the </w:t>
      </w:r>
      <w:r w:rsidR="00817A0D" w:rsidRPr="005E39BB">
        <w:rPr>
          <w:color w:val="000000" w:themeColor="text1"/>
        </w:rPr>
        <w:t>timescales of SFA in slice and in vivo</w:t>
      </w:r>
      <w:r w:rsidR="00340031">
        <w:rPr>
          <w:color w:val="000000" w:themeColor="text1"/>
        </w:rPr>
        <w:t xml:space="preserve"> are well-balanced</w:t>
      </w:r>
      <w:r w:rsidR="005C0746">
        <w:rPr>
          <w:color w:val="000000" w:themeColor="text1"/>
        </w:rPr>
        <w:t xml:space="preserve"> </w:t>
      </w:r>
      <w:r w:rsidR="009E3152">
        <w:rPr>
          <w:color w:val="000000" w:themeColor="text1"/>
        </w:rPr>
        <w:t xml:space="preserve">with </w:t>
      </w:r>
      <w:r w:rsidR="00A7655B">
        <w:rPr>
          <w:color w:val="000000" w:themeColor="text1"/>
        </w:rPr>
        <w:t xml:space="preserve">a characteristic </w:t>
      </w:r>
      <w:r w:rsidR="00DA7FCD">
        <w:rPr>
          <w:color w:val="000000" w:themeColor="text1"/>
        </w:rPr>
        <w:t>constant phase-advance</w:t>
      </w:r>
      <w:r w:rsidR="009E3152">
        <w:rPr>
          <w:color w:val="000000" w:themeColor="text1"/>
        </w:rPr>
        <w:t xml:space="preserve"> relative to stimulus across </w:t>
      </w:r>
      <w:r w:rsidR="00F306E6">
        <w:rPr>
          <w:color w:val="000000" w:themeColor="text1"/>
        </w:rPr>
        <w:t>timescales</w:t>
      </w:r>
      <w:r w:rsidR="00DA7FCD">
        <w:rPr>
          <w:color w:val="000000" w:themeColor="text1"/>
        </w:rPr>
        <w:t xml:space="preserve"> </w:t>
      </w:r>
      <w:r w:rsidR="00F306E6">
        <w:rPr>
          <w:color w:val="000000" w:themeColor="text1"/>
        </w:rPr>
        <w:t>which is indicative of</w:t>
      </w:r>
      <w:r w:rsidR="005C0746">
        <w:rPr>
          <w:color w:val="000000" w:themeColor="text1"/>
        </w:rPr>
        <w:t xml:space="preserve"> </w:t>
      </w:r>
      <w:r w:rsidR="00DA7FCD">
        <w:rPr>
          <w:color w:val="000000" w:themeColor="text1"/>
        </w:rPr>
        <w:t>fractional dynam</w:t>
      </w:r>
      <w:r w:rsidR="00AB5DC2">
        <w:rPr>
          <w:color w:val="000000" w:themeColor="text1"/>
        </w:rPr>
        <w:t>ics</w:t>
      </w:r>
      <w:r w:rsidR="00F306E6">
        <w:rPr>
          <w:color w:val="000000" w:themeColor="text1"/>
        </w:rPr>
        <w:t xml:space="preserve"> and power-law scaling </w:t>
      </w:r>
      <w:r w:rsidR="003E3158" w:rsidRPr="005E39BB">
        <w:rPr>
          <w:color w:val="000000" w:themeColor="text1"/>
        </w:rPr>
        <w:fldChar w:fldCharType="begin"/>
      </w:r>
      <w:r w:rsidR="009F7058">
        <w:rPr>
          <w:color w:val="000000" w:themeColor="text1"/>
        </w:rPr>
        <w:instrText xml:space="preserve"> ADDIN ZOTERO_ITEM CSL_CITATION {"citationID":"jS9M1rUf","properties":{"formattedCitation":"(Lundstrom et al., 2008, 2010)","plainCitation":"(Lundstrom et al., 2008, 2010)","noteIndex":0},"citationItems":[{"id":2979,"uris":["http://zotero.org/users/9275/items/RAJQ6AAS"],"itemData":{"id":2979,"type":"article-journal","abstract":"Neural systems adapt to changes in stimulus statistics. However, it is not known how stimuli with complex temporal dynamics drive the dynamics of adaptation and the resulting firing rate. For single neurons, it has often been assumed that adaptation has a single time scale. We found that single rat neocortical pyramidal neurons adapt with a time scale that depends on the time scale of changes in stimulus statistics. This multiple time scale adaptation is consistent with fractional order differentiation, such that the neuron's firing rate is a fractional derivative of slowly varying stimulus parameters. Biophysically, even though neuronal fractional differentiation effectively yields adaptation with many time scales, we found that its implementation required only a few properly balanced known adaptive mechanisms. Fractional differentiation provides single neurons with a fundamental and general computation that can contribute to efficient information processing, stimulus anticipation and frequency-independent phase shifts of oscillatory neuronal firing.","container-title":"Nature Neuroscience","DOI":"10.1038/nn.2212","ISSN":"1097-6256","issue":"11","journalAbbreviation":"Nat Neurosci","language":"en","license":"© 2008 Nature Publishing Group","page":"1335-1342","source":"www.nature.com","title":"Fractional differentiation by neocortical pyramidal neurons","volume":"11","author":[{"family":"Lundstrom","given":"Brian N."},{"family":"Higgs","given":"Matthew H."},{"family":"Spain","given":"William J."},{"family":"Fairhall","given":"Adrienne L."}],"issued":{"date-parts":[["2008",11]]}},"label":"page"},{"id":3752,"uris":["http://zotero.org/users/9275/items/99U76B7A"],"itemData":{"id":3752,"type":"article-journal","abstract":"Adaptive processes over many timescales endow neurons with sensitivity to stimulus changes over a similarly wide range of scales. Although spike timing of single neurons can precisely signal rapid fluctuations in their inputs, the mean firing rate can convey information about slower-varying properties of the stimulus. Here, we investigate the firing rate response to a slowly varying envelope of whisker motion in two processing stages of the rat vibrissa pathway. The whiskers of anesthetized rats were moved through a noise trajectory with an amplitude that was sinusoidally modulated at one of several frequencies. In thalamic neurons, we found that the rate response to the stimulus envelope was also sinusoidal, with an approximately frequency-independent phase advance with respect to the input. Responses in cortex were similar but with a phase shift that was about three times larger, consistent with a larger amount of rate adaptation. These response properties can be described as a linear transformation of the input for which a single parameter quantifies the phase shift as well as the degree of adaptation. These results are reproduced by a model of adapting neurons connected by synapses with short-term plasticity, showing that the observed linear response and phase lead can be built up from a network that includes a sequence of nonlinear adapting elements. Our study elucidates how slowly varying envelope information under passive stimulation is preserved and transformed through the vibrissa processing pathway.","container-title":"Journal of Neuroscience","DOI":"10.1523/JNEUROSCI.2193-09.2010","ISSN":"0270-6474, 1529-2401","issue":"14","journalAbbreviation":"J. Neurosci.","language":"en","license":"Copyright © 2010 the authors 0270-6474/10/305071-07$15.00/0","note":"publisher: Society for Neuroscience\nsection: Articles\nPMID: 20371827","page":"5071-5077","source":"www.jneurosci.org","title":"Multiple Timescale Encoding of Slowly Varying Whisker Stimulus Envelope in Cortical and Thalamic Neurons In Vivo","volume":"30","author":[{"family":"Lundstrom","given":"Brian Nils"},{"family":"Fairhall","given":"Adrienne L."},{"family":"Maravall","given":"Miguel"}],"issued":{"date-parts":[["2010",4,7]]}},"label":"page"}],"schema":"https://github.com/citation-style-language/schema/raw/master/csl-citation.json"} </w:instrText>
      </w:r>
      <w:r w:rsidR="003E3158" w:rsidRPr="005E39BB">
        <w:rPr>
          <w:color w:val="000000" w:themeColor="text1"/>
        </w:rPr>
        <w:fldChar w:fldCharType="separate"/>
      </w:r>
      <w:r w:rsidR="009F6A09">
        <w:rPr>
          <w:rFonts w:ascii="Aptos" w:cs="Times New Roman"/>
          <w:color w:val="000000"/>
          <w:kern w:val="0"/>
        </w:rPr>
        <w:t>(Lundstrom et al., 2008, 2010)</w:t>
      </w:r>
      <w:r w:rsidR="003E3158" w:rsidRPr="005E39BB">
        <w:rPr>
          <w:color w:val="000000" w:themeColor="text1"/>
        </w:rPr>
        <w:fldChar w:fldCharType="end"/>
      </w:r>
      <w:r w:rsidR="00AB5DC2">
        <w:rPr>
          <w:color w:val="000000" w:themeColor="text1"/>
        </w:rPr>
        <w:t>.</w:t>
      </w:r>
      <w:r w:rsidR="003E3158">
        <w:rPr>
          <w:color w:val="000000" w:themeColor="text1"/>
        </w:rPr>
        <w:t xml:space="preserve">  </w:t>
      </w:r>
      <w:r w:rsidR="00817A0D" w:rsidRPr="005E39BB">
        <w:rPr>
          <w:color w:val="000000" w:themeColor="text1"/>
        </w:rPr>
        <w:t xml:space="preserve">Our </w:t>
      </w:r>
      <w:r w:rsidR="007B76C0">
        <w:rPr>
          <w:color w:val="000000" w:themeColor="text1"/>
        </w:rPr>
        <w:t xml:space="preserve">feed-forward </w:t>
      </w:r>
      <w:r w:rsidR="00817A0D" w:rsidRPr="005E39BB">
        <w:rPr>
          <w:color w:val="000000" w:themeColor="text1"/>
        </w:rPr>
        <w:t>models of multiple timescale SFA</w:t>
      </w:r>
      <w:r w:rsidR="003E3158">
        <w:rPr>
          <w:color w:val="000000" w:themeColor="text1"/>
        </w:rPr>
        <w:t xml:space="preserve"> </w:t>
      </w:r>
      <w:r w:rsidR="00817A0D" w:rsidRPr="005E39BB">
        <w:rPr>
          <w:color w:val="000000" w:themeColor="text1"/>
        </w:rPr>
        <w:fldChar w:fldCharType="begin"/>
      </w:r>
      <w:r w:rsidR="009F7058">
        <w:rPr>
          <w:color w:val="000000" w:themeColor="text1"/>
        </w:rPr>
        <w:instrText xml:space="preserve"> ADDIN ZOTERO_ITEM CSL_CITATION {"citationID":"cWCHMPW4","properties":{"unsorted":true,"formattedCitation":"(Lundstrom, 2015; Lundstrom et al., 2021)","plainCitation":"(Lundstrom, 2015; Lundstrom et al., 2021)","noteIndex":0},"citationItems":[{"id":3785,"uris":["http://zotero.org/users/9275/items/XCSCXEUJ"],"itemData":{"id":3785,"type":"article-journal","abstract":"In response to stimulus changes, the firing rates of many neurons adapt, such that stimulus change is emphasized. Previous work has emphasized that rate adaptation can span a wide range of time scales and produce time scale invariant power law adaptation. However, neuronal rate adaptation is typically modeled using single time scale dynamics, and constructing a conductance-based model with arbitrary adaptation dynamics is nontrivial. Here, a modeling approach is developed in which firing rate adaptation, or spike frequency adaptation, can be understood as a filtering of slow stimulus statistics. Adaptation dynamics are modeled by a stimulus filter, and quantified by measuring the phase leads of the firing rate in response to varying input frequencies. Arbitrary adaptation dynamics are approximated by a set of weighted exponentials with parameters obtained by fitting to a desired filter. With this approach it is straightforward to assess the effect of multiple time scale adaptation dynamics on neural networks. To demonstrate this, single time scale and power law adaptation were added to a network model of local field potentials. Rate adaptation enhanced the slow oscillations of the network and flattened the output power spectrum, dampening intrinsic network frequencies. Thus, rate adaptation may play an important role in network dynamics.","container-title":"Journal of Computational Neuroscience","DOI":"10.1007/s10827-014-0536-2","ISSN":"1573-6873","issue":"1","journalAbbreviation":"J Comput Neurosci","language":"en","page":"189-202","source":"Springer Link","title":"Modeling multiple time scale firing rate adaptation in a neural network of local field potentials","volume":"38","author":[{"family":"Lundstrom","given":"Brian Nils"}],"issued":{"date-parts":[["2015",2,1]]}},"label":"page"},{"id":52,"uris":["http://zotero.org/users/9275/items/A3NKMR6S"],"itemData":{"id":52,"type":"article-journal","abstract":"Localizing hyperexcitable brain tissue to treat focal seizures remains challenging. We want to identify the seizure onset zone from interictal EEG biomarkers. We hypothesize that a combination of interictal EEG biomarkers, including a novel low frequency marker, can predict mesial temporal involvement and can assist in prognosis related to surgical resections. Interictal direct current wide bandwidth invasive EEG recordings from 83 patients implanted with 5111 electrodes were retrospectively studied. Logistic regression was used to classify electrodes and patient outcomes. A feed-forward neural network was implemented to understand putative mechanisms. Interictal infraslow frequency EEG activity was decreased for seizure onset zone electrodes while faster frequencies such as delta (2–4 Hz) and beta-gamma (20–50 Hz) activity were increased. These spectral changes comprised a novel interictal EEG biomarker that was significantly increased for mesial temporal seizure onset zone electrodes compared to non-seizure onset zone electrodes. Interictal EEG biomarkers correctly classified mesial temporal seizure onset zone electrodes with a specificity of 87% and positive predictive value of 80%. These interictal EEG biomarkers also correctly classified patient outcomes after surgical resection with a specificity of 91% and positive predictive value of 87%. Interictal infraslow EEG activity is decreased near the seizure onset zone while higher frequency power is increased, which may suggest distinct underlying physiologic mechanisms. Narrowband interictal EEG power bands provide information about the seizure onset zone and can help predict mesial temporal involvement in seizure onset. Narrowband interictal EEG power bands may be less useful for predictions related to non-mesial temporal electrodes. Together with interictal epileptiform discharges and high-frequency oscillations, these interictal biomarkers may provide prognostic information prior to surgical resection. Computational modelling suggests changes in neural adaptation may be related to the observed low frequency power changes.","container-title":"Brain Communications","DOI":"10.1093/braincomms/fcab231","ISSN":"2632-1297","issue":"4","journalAbbreviation":"Brain Communications","page":"fcab231","source":"Silverchair","title":"Low frequency novel interictal EEG biomarker for localizing seizures and predicting outcomes","volume":"3","author":[{"family":"Lundstrom","given":"Brian Nils"},{"family":"Brinkmann","given":"Benjamin H"},{"family":"Worrell","given":"Gregory A"}],"issued":{"date-parts":[["2021",10,1]]}},"label":"page"}],"schema":"https://github.com/citation-style-language/schema/raw/master/csl-citation.json"} </w:instrText>
      </w:r>
      <w:r w:rsidR="00817A0D" w:rsidRPr="005E39BB">
        <w:rPr>
          <w:color w:val="000000" w:themeColor="text1"/>
        </w:rPr>
        <w:fldChar w:fldCharType="separate"/>
      </w:r>
      <w:r w:rsidR="009F6A09">
        <w:rPr>
          <w:rFonts w:ascii="Aptos" w:cs="Times New Roman"/>
          <w:color w:val="000000"/>
          <w:kern w:val="0"/>
        </w:rPr>
        <w:t>(Lundstrom, 2015; Lundstrom et al., 2021)</w:t>
      </w:r>
      <w:r w:rsidR="00817A0D" w:rsidRPr="005E39BB">
        <w:rPr>
          <w:color w:val="000000" w:themeColor="text1"/>
        </w:rPr>
        <w:fldChar w:fldCharType="end"/>
      </w:r>
      <w:r w:rsidR="00817A0D" w:rsidRPr="005E39BB">
        <w:rPr>
          <w:color w:val="000000" w:themeColor="text1"/>
        </w:rPr>
        <w:t xml:space="preserve"> and </w:t>
      </w:r>
      <w:r w:rsidR="005A6407">
        <w:rPr>
          <w:color w:val="000000" w:themeColor="text1"/>
        </w:rPr>
        <w:t>in combination with</w:t>
      </w:r>
      <w:r w:rsidR="007B76C0">
        <w:rPr>
          <w:color w:val="000000" w:themeColor="text1"/>
        </w:rPr>
        <w:t xml:space="preserve"> multiple timescale</w:t>
      </w:r>
      <w:r w:rsidR="00817A0D" w:rsidRPr="005E39BB">
        <w:rPr>
          <w:color w:val="000000" w:themeColor="text1"/>
        </w:rPr>
        <w:t xml:space="preserve"> STD</w:t>
      </w:r>
      <w:r w:rsidR="005A6407">
        <w:rPr>
          <w:color w:val="000000" w:themeColor="text1"/>
        </w:rPr>
        <w:t xml:space="preserve"> </w:t>
      </w:r>
      <w:r w:rsidR="00817A0D" w:rsidRPr="005E39BB">
        <w:rPr>
          <w:color w:val="000000" w:themeColor="text1"/>
        </w:rPr>
        <w:fldChar w:fldCharType="begin"/>
      </w:r>
      <w:r w:rsidR="009F7058">
        <w:rPr>
          <w:color w:val="000000" w:themeColor="text1"/>
        </w:rPr>
        <w:instrText xml:space="preserve"> ADDIN ZOTERO_ITEM CSL_CITATION {"citationID":"V18B8HY0","properties":{"formattedCitation":"(Lundstrom &amp; Richner, 2023)","plainCitation":"(Lundstrom &amp; Richner, 2023)","noteIndex":0},"citationItems":[{"id":4200,"uris":["http://zotero.org/users/9275/items/SJCYNL8K"],"itemData":{"id":4200,"type":"article-journal","abstract":"The relationship between macroscale electrophysiological recordings and the dynamics of underlying neural activity remains unclear. We have previously shown that low frequency EEG activity (&lt;1 Hz) is decreased at the seizure onset zone (SOZ), while higher frequency activity (1–50 Hz) is increased. These changes result in power spectral densities (PSDs) with flattened slopes near the SOZ, which are assumed to be areas of increased excitability. We wanted to understand possible mechanisms underlying PSD changes in brain regions of increased excitability. We hypothesized that these observations are consistent with changes in adaptation within the neural circuit. We developed a theoretical framework and tested the effect of adaptation mechanisms, such as spike frequency adaptation and synaptic depression, on excitability and PSDs using filter-based neural mass models and conductance-based models. We compared the contribution of single timescale adaptation and multiple timescale adaptation. We found that adaptation with multiple timescales alters the PSDs. Multiple timescales of adaptation can approximate fractional dynamics, a form of calculus related to power laws, history dependence, and non-integer order derivatives. Coupled with input changes, these dynamics changed circuit responses in unexpected ways. Increased input without synaptic depression increases broadband power. However, increased input with synaptic depression may decrease power. The effects of adaptation were most pronounced for low frequency activity (&lt; 1Hz). Increased input combined with a loss of adaptation yielded reduced low frequency activity and increased higher frequency activity, consistent with clinical EEG observations from SOZs. Spike frequency adaptation and synaptic depression, two forms of multiple timescale adaptation, affect low frequency EEG and the slope of PSDs. These neural mechanisms may underlie changes in EEG activity near the SOZ and relate to neural hyperexcitability. Neural adaptation may be evident in macroscale electrophysiological recordings and provide a window to understanding neural circuit excitability.","container-title":"PLOS Computational Biology","DOI":"10.1371/journal.pcbi.1010527","ISSN":"1553-7358","issue":"2","journalAbbreviation":"PLOS Computational Biology","language":"en","note":"publisher: Public Library of Science","page":"e1010527","source":"PLoS Journals","title":"Neural adaptation and fractional dynamics as a window to underlying neural excitability","volume":"19","author":[{"family":"Lundstrom","given":"Brian Nils"},{"family":"Richner","given":"Thomas J."}],"issued":{"date-parts":[["2023",2,21]]}}}],"schema":"https://github.com/citation-style-language/schema/raw/master/csl-citation.json"} </w:instrText>
      </w:r>
      <w:r w:rsidR="00817A0D" w:rsidRPr="005E39BB">
        <w:rPr>
          <w:color w:val="000000" w:themeColor="text1"/>
        </w:rPr>
        <w:fldChar w:fldCharType="separate"/>
      </w:r>
      <w:r w:rsidR="001639DC">
        <w:rPr>
          <w:rFonts w:ascii="Aptos" w:cs="Times New Roman"/>
          <w:color w:val="000000"/>
          <w:kern w:val="0"/>
        </w:rPr>
        <w:t>(Lundstrom &amp; Richner, 2023)</w:t>
      </w:r>
      <w:r w:rsidR="00817A0D" w:rsidRPr="005E39BB">
        <w:rPr>
          <w:color w:val="000000" w:themeColor="text1"/>
        </w:rPr>
        <w:fldChar w:fldCharType="end"/>
      </w:r>
      <w:r w:rsidR="00817A0D" w:rsidRPr="005E39BB">
        <w:rPr>
          <w:color w:val="000000" w:themeColor="text1"/>
        </w:rPr>
        <w:t>, suggested that adaptation regulates amplification and may explain reduced low-frequency power near the seizure onset zone in patients with epilepsy</w:t>
      </w:r>
      <w:r w:rsidR="005A6407">
        <w:rPr>
          <w:color w:val="000000" w:themeColor="text1"/>
        </w:rPr>
        <w:t xml:space="preserve"> </w:t>
      </w:r>
      <w:r w:rsidR="00817A0D" w:rsidRPr="005E39BB">
        <w:rPr>
          <w:color w:val="000000" w:themeColor="text1"/>
        </w:rPr>
        <w:fldChar w:fldCharType="begin"/>
      </w:r>
      <w:r w:rsidR="009F7058">
        <w:rPr>
          <w:color w:val="000000" w:themeColor="text1"/>
        </w:rPr>
        <w:instrText xml:space="preserve"> ADDIN ZOTERO_ITEM CSL_CITATION {"citationID":"KAokBrht","properties":{"formattedCitation":"(Lundstrom et al., 2021)","plainCitation":"(Lundstrom et al., 2021)","noteIndex":0},"citationItems":[{"id":52,"uris":["http://zotero.org/users/9275/items/A3NKMR6S"],"itemData":{"id":52,"type":"article-journal","abstract":"Localizing hyperexcitable brain tissue to treat focal seizures remains challenging. We want to identify the seizure onset zone from interictal EEG biomarkers. We hypothesize that a combination of interictal EEG biomarkers, including a novel low frequency marker, can predict mesial temporal involvement and can assist in prognosis related to surgical resections. Interictal direct current wide bandwidth invasive EEG recordings from 83 patients implanted with 5111 electrodes were retrospectively studied. Logistic regression was used to classify electrodes and patient outcomes. A feed-forward neural network was implemented to understand putative mechanisms. Interictal infraslow frequency EEG activity was decreased for seizure onset zone electrodes while faster frequencies such as delta (2–4 Hz) and beta-gamma (20–50 Hz) activity were increased. These spectral changes comprised a novel interictal EEG biomarker that was significantly increased for mesial temporal seizure onset zone electrodes compared to non-seizure onset zone electrodes. Interictal EEG biomarkers correctly classified mesial temporal seizure onset zone electrodes with a specificity of 87% and positive predictive value of 80%. These interictal EEG biomarkers also correctly classified patient outcomes after surgical resection with a specificity of 91% and positive predictive value of 87%. Interictal infraslow EEG activity is decreased near the seizure onset zone while higher frequency power is increased, which may suggest distinct underlying physiologic mechanisms. Narrowband interictal EEG power bands provide information about the seizure onset zone and can help predict mesial temporal involvement in seizure onset. Narrowband interictal EEG power bands may be less useful for predictions related to non-mesial temporal electrodes. Together with interictal epileptiform discharges and high-frequency oscillations, these interictal biomarkers may provide prognostic information prior to surgical resection. Computational modelling suggests changes in neural adaptation may be related to the observed low frequency power changes.","container-title":"Brain Communications","DOI":"10.1093/braincomms/fcab231","ISSN":"2632-1297","issue":"4","journalAbbreviation":"Brain Communications","page":"fcab231","source":"Silverchair","title":"Low frequency novel interictal EEG biomarker for localizing seizures and predicting outcomes","volume":"3","author":[{"family":"Lundstrom","given":"Brian Nils"},{"family":"Brinkmann","given":"Benjamin H"},{"family":"Worrell","given":"Gregory A"}],"issued":{"date-parts":[["2021",10,1]]}}}],"schema":"https://github.com/citation-style-language/schema/raw/master/csl-citation.json"} </w:instrText>
      </w:r>
      <w:r w:rsidR="00817A0D" w:rsidRPr="005E39BB">
        <w:rPr>
          <w:color w:val="000000" w:themeColor="text1"/>
        </w:rPr>
        <w:fldChar w:fldCharType="separate"/>
      </w:r>
      <w:r w:rsidR="009F6A09">
        <w:rPr>
          <w:rFonts w:ascii="Aptos" w:cs="Times New Roman"/>
          <w:color w:val="000000"/>
          <w:kern w:val="0"/>
        </w:rPr>
        <w:t>(Lundstrom et al., 2021)</w:t>
      </w:r>
      <w:r w:rsidR="00817A0D" w:rsidRPr="005E39BB">
        <w:rPr>
          <w:color w:val="000000" w:themeColor="text1"/>
        </w:rPr>
        <w:fldChar w:fldCharType="end"/>
      </w:r>
      <w:r w:rsidR="005A6407">
        <w:rPr>
          <w:color w:val="000000" w:themeColor="text1"/>
        </w:rPr>
        <w:t>.</w:t>
      </w:r>
      <w:r w:rsidR="00D65AB3">
        <w:rPr>
          <w:color w:val="000000" w:themeColor="text1"/>
        </w:rPr>
        <w:t xml:space="preserve"> What is the effect of multiple timescale SFA and STD in recurrent networks on </w:t>
      </w:r>
      <w:r w:rsidR="00615FD7">
        <w:rPr>
          <w:color w:val="000000" w:themeColor="text1"/>
        </w:rPr>
        <w:t>global dynamical properties?</w:t>
      </w:r>
    </w:p>
    <w:p w14:paraId="2DEFCB8C" w14:textId="77777777" w:rsidR="00715D9E" w:rsidRPr="005E39BB" w:rsidRDefault="00715D9E" w:rsidP="00D14EE7">
      <w:pPr>
        <w:rPr>
          <w:color w:val="000000" w:themeColor="text1"/>
        </w:rPr>
      </w:pPr>
    </w:p>
    <w:p w14:paraId="175E26C9" w14:textId="448844A9" w:rsidR="00FA26B5" w:rsidRPr="005E39BB" w:rsidRDefault="00BF285F" w:rsidP="00A734EF">
      <w:pPr>
        <w:rPr>
          <w:color w:val="000000" w:themeColor="text1"/>
        </w:rPr>
      </w:pPr>
      <w:r w:rsidRPr="005E39BB">
        <w:rPr>
          <w:color w:val="000000" w:themeColor="text1"/>
        </w:rPr>
        <w:t>We hypothesize</w:t>
      </w:r>
      <w:r w:rsidR="006B6F3F">
        <w:rPr>
          <w:color w:val="000000" w:themeColor="text1"/>
        </w:rPr>
        <w:t>d</w:t>
      </w:r>
      <w:r w:rsidRPr="005E39BB">
        <w:rPr>
          <w:color w:val="000000" w:themeColor="text1"/>
        </w:rPr>
        <w:t xml:space="preserve"> that multiple timescale </w:t>
      </w:r>
      <w:r w:rsidR="0046189D">
        <w:rPr>
          <w:color w:val="000000" w:themeColor="text1"/>
        </w:rPr>
        <w:t>STD and SFA</w:t>
      </w:r>
      <w:r w:rsidR="006B6F3F">
        <w:rPr>
          <w:color w:val="000000" w:themeColor="text1"/>
        </w:rPr>
        <w:t>, single neuron properties,</w:t>
      </w:r>
      <w:r w:rsidR="0046189D">
        <w:rPr>
          <w:color w:val="000000" w:themeColor="text1"/>
        </w:rPr>
        <w:t xml:space="preserve"> moderate </w:t>
      </w:r>
      <w:r w:rsidR="006B6F3F">
        <w:rPr>
          <w:color w:val="000000" w:themeColor="text1"/>
        </w:rPr>
        <w:t>dynamical properties at the network level</w:t>
      </w:r>
      <w:r w:rsidR="00AE2349">
        <w:rPr>
          <w:color w:val="000000" w:themeColor="text1"/>
        </w:rPr>
        <w:t xml:space="preserve">, potentially </w:t>
      </w:r>
      <w:r w:rsidR="00715D9E" w:rsidRPr="005E39BB">
        <w:rPr>
          <w:color w:val="000000" w:themeColor="text1"/>
        </w:rPr>
        <w:t xml:space="preserve">helping maintain homeostatic levels of </w:t>
      </w:r>
      <w:r w:rsidR="009D01EF">
        <w:rPr>
          <w:color w:val="000000" w:themeColor="text1"/>
        </w:rPr>
        <w:t xml:space="preserve">neural </w:t>
      </w:r>
      <w:r w:rsidR="00715D9E" w:rsidRPr="005E39BB">
        <w:rPr>
          <w:color w:val="000000" w:themeColor="text1"/>
        </w:rPr>
        <w:t>activity</w:t>
      </w:r>
      <w:r w:rsidR="00AE2349">
        <w:rPr>
          <w:color w:val="000000" w:themeColor="text1"/>
        </w:rPr>
        <w:t xml:space="preserve"> </w:t>
      </w:r>
      <w:r w:rsidR="00CE7946">
        <w:rPr>
          <w:color w:val="000000" w:themeColor="text1"/>
        </w:rPr>
        <w:t xml:space="preserve">and </w:t>
      </w:r>
      <w:r w:rsidR="009D01EF">
        <w:rPr>
          <w:color w:val="000000" w:themeColor="text1"/>
        </w:rPr>
        <w:t xml:space="preserve">chaos, and </w:t>
      </w:r>
      <w:r w:rsidR="00AE2349">
        <w:rPr>
          <w:color w:val="000000" w:themeColor="text1"/>
        </w:rPr>
        <w:t xml:space="preserve">without </w:t>
      </w:r>
      <w:r w:rsidR="009C35D8">
        <w:rPr>
          <w:color w:val="000000" w:themeColor="text1"/>
        </w:rPr>
        <w:t>requiring</w:t>
      </w:r>
      <w:r w:rsidR="009D01EF">
        <w:rPr>
          <w:color w:val="000000" w:themeColor="text1"/>
        </w:rPr>
        <w:t xml:space="preserve"> excessive</w:t>
      </w:r>
      <w:r w:rsidR="00AE2349">
        <w:rPr>
          <w:color w:val="000000" w:themeColor="text1"/>
        </w:rPr>
        <w:t xml:space="preserve"> self-negative feedback </w:t>
      </w:r>
      <w:r w:rsidR="00A552BD">
        <w:rPr>
          <w:color w:val="000000" w:themeColor="text1"/>
        </w:rPr>
        <w:t xml:space="preserve">or precise </w:t>
      </w:r>
      <w:r w:rsidR="0013038E">
        <w:rPr>
          <w:color w:val="000000" w:themeColor="text1"/>
        </w:rPr>
        <w:t>excitatory-inhibitory balancing</w:t>
      </w:r>
      <w:r w:rsidR="00715D9E" w:rsidRPr="005E39BB">
        <w:rPr>
          <w:color w:val="000000" w:themeColor="text1"/>
        </w:rPr>
        <w:t>.</w:t>
      </w:r>
      <w:r w:rsidRPr="005E39BB">
        <w:rPr>
          <w:color w:val="000000" w:themeColor="text1"/>
        </w:rPr>
        <w:t xml:space="preserve"> </w:t>
      </w:r>
      <w:r w:rsidR="00715D9E" w:rsidRPr="005E39BB">
        <w:rPr>
          <w:color w:val="000000" w:themeColor="text1"/>
        </w:rPr>
        <w:t xml:space="preserve">To test this hypothesis, </w:t>
      </w:r>
      <w:r w:rsidR="001A2A62" w:rsidRPr="005E39BB">
        <w:rPr>
          <w:color w:val="000000" w:themeColor="text1"/>
        </w:rPr>
        <w:t xml:space="preserve">we </w:t>
      </w:r>
      <w:r w:rsidR="000A45E5" w:rsidRPr="005E39BB">
        <w:rPr>
          <w:color w:val="000000" w:themeColor="text1"/>
        </w:rPr>
        <w:t>developed</w:t>
      </w:r>
      <w:r w:rsidR="008C3FF5" w:rsidRPr="005E39BB">
        <w:rPr>
          <w:color w:val="000000" w:themeColor="text1"/>
        </w:rPr>
        <w:t xml:space="preserve"> a </w:t>
      </w:r>
      <w:r w:rsidR="00C56C56" w:rsidRPr="005E39BB">
        <w:rPr>
          <w:color w:val="000000" w:themeColor="text1"/>
        </w:rPr>
        <w:t xml:space="preserve">recurrent </w:t>
      </w:r>
      <w:r w:rsidR="008C3FF5" w:rsidRPr="005E39BB">
        <w:rPr>
          <w:color w:val="000000" w:themeColor="text1"/>
        </w:rPr>
        <w:t>spike rate network model</w:t>
      </w:r>
      <w:r w:rsidR="00C56C56" w:rsidRPr="005E39BB">
        <w:rPr>
          <w:color w:val="000000" w:themeColor="text1"/>
        </w:rPr>
        <w:t xml:space="preserve"> that includes both forms of adaptation</w:t>
      </w:r>
      <w:r w:rsidR="000A45E5" w:rsidRPr="005E39BB">
        <w:rPr>
          <w:color w:val="000000" w:themeColor="text1"/>
        </w:rPr>
        <w:t xml:space="preserve"> and analyze</w:t>
      </w:r>
      <w:r w:rsidR="0013038E">
        <w:rPr>
          <w:color w:val="000000" w:themeColor="text1"/>
        </w:rPr>
        <w:t>d</w:t>
      </w:r>
      <w:r w:rsidR="006D1357">
        <w:rPr>
          <w:color w:val="000000" w:themeColor="text1"/>
        </w:rPr>
        <w:t xml:space="preserve"> the level of chaos and neural activity</w:t>
      </w:r>
      <w:r w:rsidR="000A45E5" w:rsidRPr="005E39BB">
        <w:rPr>
          <w:color w:val="000000" w:themeColor="text1"/>
        </w:rPr>
        <w:t xml:space="preserve"> across a range of connectivity parameters</w:t>
      </w:r>
      <w:r w:rsidR="0086582A" w:rsidRPr="005E39BB">
        <w:rPr>
          <w:color w:val="000000" w:themeColor="text1"/>
        </w:rPr>
        <w:t xml:space="preserve"> and input</w:t>
      </w:r>
      <w:r w:rsidR="006D1357">
        <w:rPr>
          <w:color w:val="000000" w:themeColor="text1"/>
        </w:rPr>
        <w:t>s</w:t>
      </w:r>
      <w:r w:rsidR="0086582A" w:rsidRPr="005E39BB">
        <w:rPr>
          <w:color w:val="000000" w:themeColor="text1"/>
        </w:rPr>
        <w:t>.</w:t>
      </w:r>
      <w:r w:rsidR="00605962" w:rsidRPr="005E39BB">
        <w:rPr>
          <w:color w:val="000000" w:themeColor="text1"/>
        </w:rPr>
        <w:t xml:space="preserve"> </w:t>
      </w:r>
      <w:r w:rsidR="00C65CCA">
        <w:rPr>
          <w:color w:val="000000" w:themeColor="text1"/>
        </w:rPr>
        <w:t xml:space="preserve">By analyzing </w:t>
      </w:r>
      <w:r w:rsidR="00475948">
        <w:rPr>
          <w:color w:val="000000" w:themeColor="text1"/>
        </w:rPr>
        <w:t>randomly connected, unbalanced networks, we investigate</w:t>
      </w:r>
      <w:r w:rsidR="0013038E">
        <w:rPr>
          <w:color w:val="000000" w:themeColor="text1"/>
        </w:rPr>
        <w:t>d</w:t>
      </w:r>
      <w:r w:rsidR="000C34D6">
        <w:rPr>
          <w:color w:val="000000" w:themeColor="text1"/>
        </w:rPr>
        <w:t xml:space="preserve"> the</w:t>
      </w:r>
      <w:r w:rsidR="00093C9E">
        <w:rPr>
          <w:color w:val="000000" w:themeColor="text1"/>
        </w:rPr>
        <w:t xml:space="preserve"> </w:t>
      </w:r>
      <w:r w:rsidR="00D64DAC">
        <w:rPr>
          <w:color w:val="000000" w:themeColor="text1"/>
        </w:rPr>
        <w:t xml:space="preserve">interaction </w:t>
      </w:r>
      <w:r w:rsidR="000C34D6">
        <w:rPr>
          <w:color w:val="000000" w:themeColor="text1"/>
        </w:rPr>
        <w:t xml:space="preserve">of </w:t>
      </w:r>
      <w:r w:rsidR="00093C9E">
        <w:rPr>
          <w:color w:val="000000" w:themeColor="text1"/>
        </w:rPr>
        <w:t xml:space="preserve">connectivity </w:t>
      </w:r>
      <w:r w:rsidR="00D64DAC">
        <w:rPr>
          <w:color w:val="000000" w:themeColor="text1"/>
        </w:rPr>
        <w:t xml:space="preserve">and </w:t>
      </w:r>
      <w:r w:rsidR="00093C9E">
        <w:rPr>
          <w:color w:val="000000" w:themeColor="text1"/>
        </w:rPr>
        <w:t xml:space="preserve">intrinsic </w:t>
      </w:r>
      <w:r w:rsidR="00D64DAC">
        <w:rPr>
          <w:color w:val="000000" w:themeColor="text1"/>
        </w:rPr>
        <w:t>gain modulation</w:t>
      </w:r>
      <w:r w:rsidR="00CB2239">
        <w:rPr>
          <w:color w:val="000000" w:themeColor="text1"/>
        </w:rPr>
        <w:t xml:space="preserve"> in highly recurrent </w:t>
      </w:r>
      <w:commentRangeStart w:id="10"/>
      <w:r w:rsidR="00CB2239">
        <w:rPr>
          <w:color w:val="000000" w:themeColor="text1"/>
        </w:rPr>
        <w:t>networks</w:t>
      </w:r>
      <w:commentRangeEnd w:id="10"/>
      <w:r w:rsidR="00FA4944">
        <w:rPr>
          <w:rStyle w:val="CommentReference"/>
        </w:rPr>
        <w:commentReference w:id="10"/>
      </w:r>
      <w:r w:rsidR="00CB2239">
        <w:rPr>
          <w:color w:val="000000" w:themeColor="text1"/>
        </w:rPr>
        <w:t>.</w:t>
      </w:r>
      <w:r w:rsidR="0013038E">
        <w:rPr>
          <w:color w:val="000000" w:themeColor="text1"/>
        </w:rPr>
        <w:t xml:space="preserve"> </w:t>
      </w:r>
    </w:p>
    <w:p w14:paraId="6FE4B688" w14:textId="77777777" w:rsidR="00183A51" w:rsidRPr="005E39BB" w:rsidRDefault="00183A51" w:rsidP="000F27E3">
      <w:pPr>
        <w:rPr>
          <w:color w:val="000000" w:themeColor="text1"/>
        </w:rPr>
      </w:pPr>
    </w:p>
    <w:p w14:paraId="48A795F9" w14:textId="187AA2E5" w:rsidR="00E53D47" w:rsidRPr="002B39D0" w:rsidRDefault="00090C64" w:rsidP="00C74F93">
      <w:pPr>
        <w:rPr>
          <w:b/>
          <w:bCs/>
          <w:color w:val="000000" w:themeColor="text1"/>
          <w:sz w:val="28"/>
          <w:szCs w:val="28"/>
        </w:rPr>
      </w:pPr>
      <w:r w:rsidRPr="005E39BB">
        <w:rPr>
          <w:b/>
          <w:bCs/>
          <w:color w:val="000000" w:themeColor="text1"/>
          <w:sz w:val="32"/>
          <w:szCs w:val="32"/>
        </w:rPr>
        <w:t>Methods</w:t>
      </w:r>
      <w:r w:rsidR="002B39D0">
        <w:rPr>
          <w:color w:val="000000" w:themeColor="text1"/>
        </w:rPr>
        <w:t xml:space="preserve"> </w:t>
      </w:r>
    </w:p>
    <w:p w14:paraId="613BD096" w14:textId="77777777" w:rsidR="00E53D47" w:rsidRDefault="00E53D47" w:rsidP="00C74F93">
      <w:pPr>
        <w:rPr>
          <w:color w:val="000000" w:themeColor="text1"/>
        </w:rPr>
      </w:pPr>
    </w:p>
    <w:p w14:paraId="0E99E384" w14:textId="19AD7980" w:rsidR="00F559FB" w:rsidRDefault="00F559FB" w:rsidP="00C74F93">
      <w:pPr>
        <w:rPr>
          <w:color w:val="000000" w:themeColor="text1"/>
        </w:rPr>
      </w:pPr>
      <w:r w:rsidRPr="005E39BB">
        <w:rPr>
          <w:color w:val="000000" w:themeColor="text1"/>
        </w:rPr>
        <w:t>We construct</w:t>
      </w:r>
      <w:r>
        <w:rPr>
          <w:color w:val="000000" w:themeColor="text1"/>
        </w:rPr>
        <w:t>ed</w:t>
      </w:r>
      <w:r w:rsidRPr="005E39BB">
        <w:rPr>
          <w:color w:val="000000" w:themeColor="text1"/>
        </w:rPr>
        <w:t xml:space="preserve"> a recurrent neural network </w:t>
      </w:r>
      <w:r>
        <w:rPr>
          <w:color w:val="000000" w:themeColor="text1"/>
        </w:rPr>
        <w:t xml:space="preserve">which included </w:t>
      </w:r>
      <w:r w:rsidRPr="005E39BB">
        <w:rPr>
          <w:color w:val="000000" w:themeColor="text1"/>
        </w:rPr>
        <w:t xml:space="preserve">neurons with a rectifying nonlinearity, multiple timescale SFA and STD, a low-pass synaptic filter, and a connectivity matrix.  We </w:t>
      </w:r>
      <w:commentRangeStart w:id="11"/>
      <w:r w:rsidRPr="005E39BB">
        <w:rPr>
          <w:color w:val="000000" w:themeColor="text1"/>
        </w:rPr>
        <w:t>extended</w:t>
      </w:r>
      <w:commentRangeEnd w:id="11"/>
      <w:r w:rsidR="00640CB0">
        <w:rPr>
          <w:rStyle w:val="CommentReference"/>
        </w:rPr>
        <w:commentReference w:id="11"/>
      </w:r>
      <w:r w:rsidRPr="005E39BB">
        <w:rPr>
          <w:color w:val="000000" w:themeColor="text1"/>
        </w:rPr>
        <w:t xml:space="preserve"> our model of spike frequency adaptation and short-term synaptic depression (Lundstrom &amp; Richner 2023) to include</w:t>
      </w:r>
      <w:r>
        <w:rPr>
          <w:color w:val="000000" w:themeColor="text1"/>
        </w:rPr>
        <w:t xml:space="preserve"> recurrent</w:t>
      </w:r>
      <w:r w:rsidRPr="005E39BB">
        <w:rPr>
          <w:color w:val="000000" w:themeColor="text1"/>
        </w:rPr>
        <w:t xml:space="preserve"> network connectivity.  We integrate</w:t>
      </w:r>
      <w:r>
        <w:rPr>
          <w:color w:val="000000" w:themeColor="text1"/>
        </w:rPr>
        <w:t>d</w:t>
      </w:r>
      <w:r w:rsidRPr="005E39BB">
        <w:rPr>
          <w:color w:val="000000" w:themeColor="text1"/>
        </w:rPr>
        <w:t xml:space="preserve"> the equations </w:t>
      </w:r>
      <w:r>
        <w:rPr>
          <w:color w:val="000000" w:themeColor="text1"/>
        </w:rPr>
        <w:t xml:space="preserve">for the network </w:t>
      </w:r>
      <w:r w:rsidRPr="005E39BB">
        <w:rPr>
          <w:color w:val="000000" w:themeColor="text1"/>
        </w:rPr>
        <w:t>through time and compute</w:t>
      </w:r>
      <w:r>
        <w:rPr>
          <w:color w:val="000000" w:themeColor="text1"/>
        </w:rPr>
        <w:t>d</w:t>
      </w:r>
      <w:r w:rsidRPr="005E39BB">
        <w:rPr>
          <w:color w:val="000000" w:themeColor="text1"/>
        </w:rPr>
        <w:t xml:space="preserve"> their stability</w:t>
      </w:r>
      <w:r>
        <w:rPr>
          <w:color w:val="000000" w:themeColor="text1"/>
        </w:rPr>
        <w:t>, or level of chaos,</w:t>
      </w:r>
      <w:r w:rsidRPr="005E39BB">
        <w:rPr>
          <w:color w:val="000000" w:themeColor="text1"/>
        </w:rPr>
        <w:t xml:space="preserve"> </w:t>
      </w:r>
      <w:commentRangeStart w:id="12"/>
      <w:r w:rsidRPr="005E39BB">
        <w:rPr>
          <w:color w:val="000000" w:themeColor="text1"/>
        </w:rPr>
        <w:t xml:space="preserve">using </w:t>
      </w:r>
      <w:proofErr w:type="spellStart"/>
      <w:r>
        <w:rPr>
          <w:color w:val="000000" w:themeColor="text1"/>
        </w:rPr>
        <w:t>Benettin’s</w:t>
      </w:r>
      <w:proofErr w:type="spellEnd"/>
      <w:r>
        <w:rPr>
          <w:color w:val="000000" w:themeColor="text1"/>
        </w:rPr>
        <w:t xml:space="preserve"> method to estimate </w:t>
      </w:r>
      <w:r w:rsidRPr="005E39BB">
        <w:rPr>
          <w:color w:val="000000" w:themeColor="text1"/>
        </w:rPr>
        <w:t>the largest Lyapunov exponent</w:t>
      </w:r>
      <w:commentRangeEnd w:id="12"/>
      <w:r w:rsidR="00FD2A9A">
        <w:rPr>
          <w:rStyle w:val="CommentReference"/>
        </w:rPr>
        <w:commentReference w:id="12"/>
      </w:r>
      <w:r w:rsidRPr="005E39BB">
        <w:rPr>
          <w:color w:val="000000" w:themeColor="text1"/>
        </w:rPr>
        <w:t xml:space="preserve">.  </w:t>
      </w:r>
      <w:r>
        <w:rPr>
          <w:color w:val="000000" w:themeColor="text1"/>
        </w:rPr>
        <w:t>Systematically, we</w:t>
      </w:r>
      <w:r w:rsidRPr="005E39BB">
        <w:rPr>
          <w:color w:val="000000" w:themeColor="text1"/>
        </w:rPr>
        <w:t xml:space="preserve"> varied the connectivity parameters to analyze </w:t>
      </w:r>
      <w:r>
        <w:rPr>
          <w:color w:val="000000" w:themeColor="text1"/>
        </w:rPr>
        <w:t>the sensitivity of</w:t>
      </w:r>
      <w:r w:rsidRPr="005E39BB">
        <w:rPr>
          <w:color w:val="000000" w:themeColor="text1"/>
        </w:rPr>
        <w:t xml:space="preserve"> stability to connectivity</w:t>
      </w:r>
      <w:r>
        <w:rPr>
          <w:color w:val="000000" w:themeColor="text1"/>
        </w:rPr>
        <w:t xml:space="preserve"> parameters</w:t>
      </w:r>
      <w:r w:rsidRPr="005E39BB">
        <w:rPr>
          <w:color w:val="000000" w:themeColor="text1"/>
        </w:rPr>
        <w:t xml:space="preserve"> in networks with or without SFA and </w:t>
      </w:r>
      <w:commentRangeStart w:id="13"/>
      <w:r w:rsidRPr="005E39BB">
        <w:rPr>
          <w:color w:val="000000" w:themeColor="text1"/>
        </w:rPr>
        <w:t>STD</w:t>
      </w:r>
      <w:commentRangeEnd w:id="13"/>
      <w:r w:rsidR="00640CB0">
        <w:rPr>
          <w:rStyle w:val="CommentReference"/>
        </w:rPr>
        <w:commentReference w:id="13"/>
      </w:r>
      <w:r w:rsidRPr="005E39BB">
        <w:rPr>
          <w:color w:val="000000" w:themeColor="text1"/>
        </w:rPr>
        <w:t xml:space="preserve">. </w:t>
      </w:r>
    </w:p>
    <w:p w14:paraId="36968EA7" w14:textId="77777777" w:rsidR="00F559FB" w:rsidRPr="005E39BB" w:rsidRDefault="00F559FB" w:rsidP="00C74F93">
      <w:pPr>
        <w:rPr>
          <w:color w:val="000000" w:themeColor="text1"/>
        </w:rPr>
      </w:pPr>
    </w:p>
    <w:p w14:paraId="66AF65E2" w14:textId="2F1AD19F" w:rsidR="00F15956" w:rsidRPr="00F559FB" w:rsidRDefault="00143269" w:rsidP="00F559FB">
      <w:pPr>
        <w:tabs>
          <w:tab w:val="left" w:pos="360"/>
        </w:tabs>
        <w:rPr>
          <w:b/>
          <w:bCs/>
          <w:color w:val="000000" w:themeColor="text1"/>
        </w:rPr>
      </w:pPr>
      <w:r w:rsidRPr="005E39BB">
        <w:rPr>
          <w:color w:val="000000" w:themeColor="text1"/>
        </w:rPr>
        <w:tab/>
      </w:r>
      <w:r w:rsidR="00F15956" w:rsidRPr="005E39BB">
        <w:rPr>
          <w:b/>
          <w:bCs/>
          <w:color w:val="000000" w:themeColor="text1"/>
        </w:rPr>
        <w:t>Network model</w:t>
      </w:r>
    </w:p>
    <w:p w14:paraId="0783C0D7" w14:textId="77777777" w:rsidR="00BB3C96" w:rsidRPr="005E39BB" w:rsidRDefault="00BB3C96" w:rsidP="00C74F93">
      <w:pPr>
        <w:rPr>
          <w:color w:val="000000" w:themeColor="text1"/>
        </w:rPr>
      </w:pPr>
    </w:p>
    <w:p w14:paraId="31CF6985" w14:textId="0F75B036" w:rsidR="006E4F4D" w:rsidRPr="005E39BB" w:rsidRDefault="006F1F6A" w:rsidP="00C74F93">
      <w:pPr>
        <w:rPr>
          <w:color w:val="000000" w:themeColor="text1"/>
        </w:rPr>
      </w:pPr>
      <w:r w:rsidRPr="005E39BB">
        <w:rPr>
          <w:color w:val="000000" w:themeColor="text1"/>
        </w:rPr>
        <w:t xml:space="preserve">The spike rate </w:t>
      </w:r>
      <m:oMath>
        <m:r>
          <m:rPr>
            <m:sty m:val="bi"/>
          </m:rPr>
          <w:rPr>
            <w:rFonts w:ascii="Cambria Math" w:eastAsiaTheme="minorEastAsia" w:hAnsi="Cambria Math"/>
            <w:color w:val="000000" w:themeColor="text1"/>
          </w:rPr>
          <m:t>r</m:t>
        </m:r>
      </m:oMath>
      <w:r w:rsidR="00E66849" w:rsidRPr="005E39BB">
        <w:rPr>
          <w:color w:val="000000" w:themeColor="text1"/>
        </w:rPr>
        <w:t xml:space="preserve"> </w:t>
      </w:r>
      <w:r w:rsidR="009E71DF" w:rsidRPr="005E39BB">
        <w:rPr>
          <w:color w:val="000000" w:themeColor="text1"/>
        </w:rPr>
        <w:t>of each neuron</w:t>
      </w:r>
      <w:r w:rsidR="009E71DF">
        <w:rPr>
          <w:color w:val="000000" w:themeColor="text1"/>
        </w:rPr>
        <w:t xml:space="preserve"> is the dendritic input </w:t>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m:rPr>
                <m:sty m:val="bi"/>
              </m:rPr>
              <w:rPr>
                <w:rFonts w:ascii="Cambria Math" w:eastAsiaTheme="minorEastAsia" w:hAnsi="Cambria Math" w:cstheme="minorHAnsi"/>
                <w:color w:val="000000" w:themeColor="text1"/>
              </w:rPr>
              <m:t>d</m:t>
            </m:r>
          </m:sub>
        </m:sSub>
      </m:oMath>
      <w:r w:rsidR="009E71DF">
        <w:rPr>
          <w:rFonts w:eastAsiaTheme="minorEastAsia"/>
          <w:b/>
          <w:color w:val="000000" w:themeColor="text1"/>
        </w:rPr>
        <w:t xml:space="preserve"> </w:t>
      </w:r>
      <w:r w:rsidR="009E71DF">
        <w:rPr>
          <w:rFonts w:eastAsiaTheme="minorEastAsia"/>
          <w:bCs/>
          <w:color w:val="000000" w:themeColor="text1"/>
        </w:rPr>
        <w:t xml:space="preserve">minus the SFA adaptation variables </w:t>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n</m:t>
            </m:r>
          </m:sub>
        </m:sSub>
      </m:oMath>
      <w:r w:rsidR="009E71DF">
        <w:rPr>
          <w:rFonts w:eastAsiaTheme="minorEastAsia"/>
          <w:bCs/>
          <w:color w:val="000000" w:themeColor="text1"/>
        </w:rPr>
        <w:t xml:space="preserve"> passed through a </w:t>
      </w:r>
      <w:r w:rsidR="00D05719">
        <w:rPr>
          <w:rFonts w:eastAsiaTheme="minorEastAsia"/>
          <w:bCs/>
          <w:color w:val="000000" w:themeColor="text1"/>
        </w:rPr>
        <w:t xml:space="preserve">rectifier, </w:t>
      </w:r>
      <w:commentRangeStart w:id="14"/>
      <w:r w:rsidR="009E71DF">
        <w:rPr>
          <w:rFonts w:eastAsiaTheme="minorEastAsia"/>
          <w:bCs/>
          <w:color w:val="000000" w:themeColor="text1"/>
        </w:rPr>
        <w:t>ReLU</w:t>
      </w:r>
      <w:commentRangeEnd w:id="14"/>
      <w:r w:rsidR="00640CB0">
        <w:rPr>
          <w:rStyle w:val="CommentReference"/>
        </w:rPr>
        <w:commentReference w:id="14"/>
      </w:r>
      <w:r w:rsidR="009E71DF">
        <w:rPr>
          <w:rFonts w:eastAsiaTheme="minorEastAsia"/>
          <w:bCs/>
          <w:color w:val="000000" w:themeColor="text1"/>
        </w:rPr>
        <w:t>.</w:t>
      </w:r>
      <w:r w:rsidR="009E71DF">
        <w:rPr>
          <w:color w:val="000000" w:themeColor="text1"/>
        </w:rPr>
        <w:t xml:space="preserve"> </w:t>
      </w:r>
      <w:r w:rsidR="00515D6B" w:rsidRPr="005E39BB">
        <w:rPr>
          <w:color w:val="000000" w:themeColor="text1"/>
        </w:rPr>
        <w:t>H</w:t>
      </w:r>
      <w:r w:rsidR="00057129" w:rsidRPr="005E39BB">
        <w:rPr>
          <w:color w:val="000000" w:themeColor="text1"/>
        </w:rPr>
        <w:t>alf-wave rectification</w:t>
      </w:r>
      <w:r w:rsidR="002A35A8">
        <w:rPr>
          <w:color w:val="000000" w:themeColor="text1"/>
        </w:rPr>
        <w:t xml:space="preserve"> </w:t>
      </w:r>
      <m:oMath>
        <m:sSub>
          <m:sSubPr>
            <m:ctrlPr>
              <w:rPr>
                <w:rFonts w:ascii="Cambria Math" w:eastAsiaTheme="minorEastAsia" w:hAnsi="Cambria Math" w:cstheme="minorHAnsi"/>
                <w:b/>
                <w:i/>
                <w:color w:val="000000" w:themeColor="text1"/>
              </w:rPr>
            </m:ctrlPr>
          </m:sSubPr>
          <m:e>
            <m:d>
              <m:dPr>
                <m:begChr m:val="["/>
                <m:endChr m:val="]"/>
                <m:ctrlPr>
                  <w:rPr>
                    <w:rFonts w:ascii="Cambria Math" w:eastAsiaTheme="minorEastAsia" w:hAnsi="Cambria Math" w:cstheme="minorHAnsi"/>
                    <w:b/>
                    <w:i/>
                    <w:color w:val="000000" w:themeColor="text1"/>
                  </w:rPr>
                </m:ctrlPr>
              </m:dPr>
              <m:e/>
            </m:d>
          </m:e>
          <m:sub>
            <m:r>
              <m:rPr>
                <m:sty m:val="bi"/>
              </m:rPr>
              <w:rPr>
                <w:rFonts w:ascii="Cambria Math" w:eastAsiaTheme="minorEastAsia" w:hAnsi="Cambria Math" w:cstheme="minorHAnsi"/>
                <w:color w:val="000000" w:themeColor="text1"/>
              </w:rPr>
              <m:t>+</m:t>
            </m:r>
          </m:sub>
        </m:sSub>
      </m:oMath>
      <w:r w:rsidR="00057129" w:rsidRPr="005E39BB">
        <w:rPr>
          <w:color w:val="000000" w:themeColor="text1"/>
        </w:rPr>
        <w:t xml:space="preserve"> </w:t>
      </w:r>
      <w:r w:rsidR="00515D6B" w:rsidRPr="005E39BB">
        <w:rPr>
          <w:color w:val="000000" w:themeColor="text1"/>
        </w:rPr>
        <w:t>ensures</w:t>
      </w:r>
      <w:r w:rsidR="00057129" w:rsidRPr="005E39BB">
        <w:rPr>
          <w:color w:val="000000" w:themeColor="text1"/>
        </w:rPr>
        <w:t xml:space="preserve"> that neurons cannot have negative spike rates.</w:t>
      </w:r>
      <w:r w:rsidR="008E3D6F" w:rsidRPr="005E39BB">
        <w:rPr>
          <w:color w:val="000000" w:themeColor="text1"/>
        </w:rPr>
        <w:t xml:space="preserve">  </w:t>
      </w:r>
    </w:p>
    <w:p w14:paraId="226E7388" w14:textId="77777777" w:rsidR="00643C2F" w:rsidRPr="005E39BB" w:rsidRDefault="00643C2F" w:rsidP="00C74F93">
      <w:pPr>
        <w:rPr>
          <w:color w:val="000000" w:themeColor="text1"/>
        </w:rPr>
      </w:pPr>
    </w:p>
    <w:p w14:paraId="7FDBEDFA" w14:textId="77BCDF21" w:rsidR="00643C2F" w:rsidRPr="005E39BB" w:rsidRDefault="00643C2F" w:rsidP="00C74F93">
      <w:pPr>
        <w:rPr>
          <w:rFonts w:eastAsiaTheme="minorEastAsia" w:cstheme="minorHAnsi"/>
          <w:b/>
          <w:bCs/>
          <w:color w:val="000000" w:themeColor="text1"/>
        </w:rPr>
      </w:pPr>
      <m:oMathPara>
        <m:oMath>
          <m:r>
            <m:rPr>
              <m:sty m:val="bi"/>
            </m:rPr>
            <w:rPr>
              <w:rFonts w:ascii="Cambria Math" w:eastAsiaTheme="minorEastAsia" w:hAnsi="Cambria Math"/>
              <w:color w:val="000000" w:themeColor="text1"/>
            </w:rPr>
            <m:t>r</m:t>
          </m:r>
          <m:r>
            <w:rPr>
              <w:rFonts w:ascii="Cambria Math" w:eastAsiaTheme="minorEastAsia" w:hAnsi="Cambria Math"/>
              <w:color w:val="000000" w:themeColor="text1"/>
            </w:rPr>
            <m:t>(t)=</m:t>
          </m:r>
          <m:sSub>
            <m:sSubPr>
              <m:ctrlPr>
                <w:rPr>
                  <w:rFonts w:ascii="Cambria Math" w:eastAsiaTheme="minorEastAsia" w:hAnsi="Cambria Math" w:cstheme="minorHAnsi"/>
                  <w:b/>
                  <w:i/>
                  <w:color w:val="000000" w:themeColor="text1"/>
                </w:rPr>
              </m:ctrlPr>
            </m:sSubPr>
            <m:e>
              <m:d>
                <m:dPr>
                  <m:begChr m:val="["/>
                  <m:endChr m:val="]"/>
                  <m:ctrlPr>
                    <w:rPr>
                      <w:rFonts w:ascii="Cambria Math" w:eastAsiaTheme="minorEastAsia" w:hAnsi="Cambria Math" w:cstheme="minorHAnsi"/>
                      <w:b/>
                      <w:i/>
                      <w:color w:val="000000" w:themeColor="text1"/>
                    </w:rPr>
                  </m:ctrlPr>
                </m:dPr>
                <m:e>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w:rPr>
                          <w:rFonts w:ascii="Cambria Math" w:eastAsiaTheme="minorEastAsia" w:hAnsi="Cambria Math" w:cstheme="minorHAnsi"/>
                          <w:color w:val="000000" w:themeColor="text1"/>
                        </w:rPr>
                        <m:t>d</m:t>
                      </m:r>
                    </m:sub>
                  </m:s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t</m:t>
                      </m:r>
                    </m:e>
                  </m:d>
                  <m:r>
                    <w:rPr>
                      <w:rFonts w:ascii="Cambria Math" w:eastAsiaTheme="minorEastAsia" w:hAnsi="Cambria Math" w:cstheme="minorHAnsi"/>
                      <w:color w:val="000000" w:themeColor="text1"/>
                    </w:rPr>
                    <m:t>-</m:t>
                  </m:r>
                  <m:sSub>
                    <m:sSubPr>
                      <m:ctrlPr>
                        <w:rPr>
                          <w:rFonts w:ascii="Cambria Math" w:eastAsiaTheme="minorEastAsia" w:hAnsi="Cambria Math" w:cstheme="minorHAnsi"/>
                          <w:i/>
                          <w:color w:val="000000" w:themeColor="text1"/>
                        </w:rPr>
                      </m:ctrlPr>
                    </m:sSubPr>
                    <m:e>
                      <m:r>
                        <m:rPr>
                          <m:sty m:val="bi"/>
                        </m:rPr>
                        <w:rPr>
                          <w:rFonts w:ascii="Cambria Math" w:eastAsiaTheme="minorEastAsia" w:hAnsi="Cambria Math" w:cstheme="minorHAnsi"/>
                          <w:color w:val="000000" w:themeColor="text1"/>
                        </w:rPr>
                        <m:t>c</m:t>
                      </m:r>
                    </m:e>
                    <m:sub>
                      <m:r>
                        <m:rPr>
                          <m:sty m:val="p"/>
                        </m:rPr>
                        <w:rPr>
                          <w:rFonts w:ascii="Cambria Math" w:eastAsiaTheme="minorEastAsia" w:hAnsi="Cambria Math" w:cstheme="minorHAnsi"/>
                          <w:color w:val="000000" w:themeColor="text1"/>
                        </w:rPr>
                        <m:t>SFA</m:t>
                      </m:r>
                    </m:sub>
                  </m:sSub>
                  <m:nary>
                    <m:naryPr>
                      <m:chr m:val="∑"/>
                      <m:limLoc m:val="undOvr"/>
                      <m:supHide m:val="1"/>
                      <m:ctrlPr>
                        <w:rPr>
                          <w:rFonts w:ascii="Cambria Math" w:eastAsiaTheme="minorEastAsia" w:hAnsi="Cambria Math" w:cstheme="minorHAnsi"/>
                          <w:i/>
                          <w:color w:val="000000" w:themeColor="text1"/>
                        </w:rPr>
                      </m:ctrlPr>
                    </m:naryPr>
                    <m:sub>
                      <m:r>
                        <w:rPr>
                          <w:rFonts w:ascii="Cambria Math" w:eastAsiaTheme="minorEastAsia" w:hAnsi="Cambria Math" w:cstheme="minorHAnsi"/>
                          <w:color w:val="000000" w:themeColor="text1"/>
                        </w:rPr>
                        <m:t>k</m:t>
                      </m:r>
                    </m:sub>
                    <m:sup/>
                    <m:e>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k</m:t>
                          </m:r>
                        </m:sub>
                      </m:s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t</m:t>
                          </m:r>
                        </m:e>
                      </m:d>
                    </m:e>
                  </m:nary>
                </m:e>
              </m:d>
            </m:e>
            <m:sub>
              <m:r>
                <m:rPr>
                  <m:sty m:val="bi"/>
                </m:rPr>
                <w:rPr>
                  <w:rFonts w:ascii="Cambria Math" w:eastAsiaTheme="minorEastAsia" w:hAnsi="Cambria Math" w:cstheme="minorHAnsi"/>
                  <w:color w:val="000000" w:themeColor="text1"/>
                </w:rPr>
                <m:t>+</m:t>
              </m:r>
            </m:sub>
          </m:sSub>
        </m:oMath>
      </m:oMathPara>
    </w:p>
    <w:p w14:paraId="644F68A1" w14:textId="3258190A" w:rsidR="006E4F4D" w:rsidRPr="005E39BB" w:rsidRDefault="00A85FFD" w:rsidP="00167951">
      <w:pPr>
        <w:jc w:val="right"/>
        <w:rPr>
          <w:color w:val="000000" w:themeColor="text1"/>
        </w:rPr>
      </w:pPr>
      <w:r>
        <w:rPr>
          <w:rFonts w:eastAsiaTheme="minorEastAsia" w:cstheme="minorHAnsi"/>
          <w:color w:val="000000" w:themeColor="text1"/>
        </w:rPr>
        <w:t>1</w:t>
      </w:r>
    </w:p>
    <w:p w14:paraId="6105D8E7" w14:textId="4A8C1441" w:rsidR="00D05719" w:rsidRDefault="00D05719" w:rsidP="00C74F93">
      <w:pPr>
        <w:rPr>
          <w:rFonts w:eastAsiaTheme="minorEastAsia"/>
          <w:color w:val="000000" w:themeColor="text1"/>
        </w:rPr>
      </w:pPr>
      <w:r>
        <w:rPr>
          <w:color w:val="000000" w:themeColor="text1"/>
        </w:rPr>
        <w:lastRenderedPageBreak/>
        <w:t xml:space="preserve">This equation for the spike rate is not </w:t>
      </w:r>
      <w:commentRangeStart w:id="15"/>
      <w:r>
        <w:rPr>
          <w:color w:val="000000" w:themeColor="text1"/>
        </w:rPr>
        <w:t>dynamical</w:t>
      </w:r>
      <w:commentRangeEnd w:id="15"/>
      <w:r w:rsidR="00640CB0">
        <w:rPr>
          <w:rStyle w:val="CommentReference"/>
        </w:rPr>
        <w:commentReference w:id="15"/>
      </w:r>
      <w:r>
        <w:rPr>
          <w:color w:val="000000" w:themeColor="text1"/>
        </w:rPr>
        <w:t xml:space="preserve"> itself, but</w:t>
      </w:r>
      <w:r w:rsidR="00D9790D">
        <w:rPr>
          <w:color w:val="000000" w:themeColor="text1"/>
        </w:rPr>
        <w:t xml:space="preserve"> </w:t>
      </w:r>
      <w:r>
        <w:rPr>
          <w:color w:val="000000" w:themeColor="text1"/>
        </w:rPr>
        <w:t xml:space="preserve">it depends on </w:t>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m:rPr>
                <m:sty m:val="bi"/>
              </m:rPr>
              <w:rPr>
                <w:rFonts w:ascii="Cambria Math" w:eastAsiaTheme="minorEastAsia" w:hAnsi="Cambria Math" w:cstheme="minorHAnsi"/>
                <w:color w:val="000000" w:themeColor="text1"/>
              </w:rPr>
              <m:t>d</m:t>
            </m:r>
          </m:sub>
        </m:sSub>
      </m:oMath>
      <w:r w:rsidR="00D9790D">
        <w:rPr>
          <w:rFonts w:eastAsiaTheme="minorEastAsia"/>
          <w:b/>
          <w:color w:val="000000" w:themeColor="text1"/>
        </w:rPr>
        <w:t xml:space="preserve"> </w:t>
      </w:r>
      <w:r w:rsidR="00D9790D">
        <w:rPr>
          <w:rFonts w:eastAsiaTheme="minorEastAsia"/>
          <w:bCs/>
          <w:color w:val="000000" w:themeColor="text1"/>
        </w:rPr>
        <w:t xml:space="preserve">and </w:t>
      </w:r>
      <w:commentRangeStart w:id="16"/>
      <w:commentRangeEnd w:id="16"/>
      <w:r w:rsidR="00640CB0">
        <w:rPr>
          <w:rStyle w:val="CommentReference"/>
        </w:rPr>
        <w:commentReference w:id="16"/>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k</m:t>
            </m:r>
          </m:sub>
        </m:s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t</m:t>
            </m:r>
          </m:e>
        </m:d>
      </m:oMath>
      <w:r>
        <w:rPr>
          <w:rFonts w:eastAsiaTheme="minorEastAsia"/>
          <w:color w:val="000000" w:themeColor="text1"/>
        </w:rPr>
        <w:t xml:space="preserve"> which</w:t>
      </w:r>
      <w:r w:rsidR="00D9790D">
        <w:rPr>
          <w:rFonts w:eastAsiaTheme="minorEastAsia"/>
          <w:color w:val="000000" w:themeColor="text1"/>
        </w:rPr>
        <w:t xml:space="preserve"> are dynamical</w:t>
      </w:r>
      <w:r>
        <w:rPr>
          <w:rFonts w:eastAsiaTheme="minorEastAsia"/>
          <w:color w:val="000000" w:themeColor="text1"/>
        </w:rPr>
        <w:t xml:space="preserve"> state variables</w:t>
      </w:r>
      <w:r w:rsidR="00D9790D">
        <w:rPr>
          <w:rFonts w:eastAsiaTheme="minorEastAsia"/>
          <w:color w:val="000000" w:themeColor="text1"/>
        </w:rPr>
        <w:t>.</w:t>
      </w:r>
      <w:r w:rsidR="00DB7AF8">
        <w:rPr>
          <w:bCs/>
          <w:color w:val="000000" w:themeColor="text1"/>
        </w:rPr>
        <w:t xml:space="preserve">  </w:t>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m:rPr>
                <m:sty m:val="bi"/>
              </m:rPr>
              <w:rPr>
                <w:rFonts w:ascii="Cambria Math" w:eastAsiaTheme="minorEastAsia" w:hAnsi="Cambria Math" w:cstheme="minorHAnsi"/>
                <w:color w:val="000000" w:themeColor="text1"/>
              </w:rPr>
              <m:t>d</m:t>
            </m:r>
          </m:sub>
        </m:sSub>
      </m:oMath>
      <w:r>
        <w:rPr>
          <w:rFonts w:eastAsiaTheme="minorEastAsia"/>
          <w:b/>
          <w:color w:val="000000" w:themeColor="text1"/>
        </w:rPr>
        <w:t xml:space="preserve"> </w:t>
      </w:r>
      <w:r>
        <w:rPr>
          <w:rFonts w:eastAsiaTheme="minorEastAsia"/>
          <w:bCs/>
          <w:color w:val="000000" w:themeColor="text1"/>
        </w:rPr>
        <w:t xml:space="preserve">is the input from the dendrite and is detailed </w:t>
      </w:r>
      <w:commentRangeStart w:id="17"/>
      <w:r>
        <w:rPr>
          <w:rFonts w:eastAsiaTheme="minorEastAsia"/>
          <w:bCs/>
          <w:color w:val="000000" w:themeColor="text1"/>
        </w:rPr>
        <w:t>further</w:t>
      </w:r>
      <w:commentRangeEnd w:id="17"/>
      <w:r w:rsidR="00640CB0">
        <w:rPr>
          <w:rStyle w:val="CommentReference"/>
        </w:rPr>
        <w:commentReference w:id="17"/>
      </w:r>
      <w:r>
        <w:rPr>
          <w:rFonts w:eastAsiaTheme="minorEastAsia"/>
          <w:bCs/>
          <w:color w:val="000000" w:themeColor="text1"/>
        </w:rPr>
        <w:t xml:space="preserve"> below.</w:t>
      </w:r>
      <w:r w:rsidR="00F559FB">
        <w:rPr>
          <w:rFonts w:eastAsiaTheme="minorEastAsia"/>
          <w:bCs/>
          <w:color w:val="000000" w:themeColor="text1"/>
        </w:rPr>
        <w:t xml:space="preserve"> </w:t>
      </w:r>
      <w:r>
        <w:rPr>
          <w:rFonts w:eastAsiaTheme="minorEastAsia"/>
          <w:bCs/>
          <w:color w:val="000000" w:themeColor="text1"/>
        </w:rPr>
        <w:t xml:space="preserve">Multiple timescale SFA is modeled with </w:t>
      </w:r>
      <m:oMath>
        <m:r>
          <w:rPr>
            <w:rFonts w:ascii="Cambria Math" w:eastAsiaTheme="minorEastAsia" w:hAnsi="Cambria Math" w:cstheme="minorHAnsi"/>
            <w:color w:val="000000" w:themeColor="text1"/>
          </w:rPr>
          <m:t>k</m:t>
        </m:r>
      </m:oMath>
      <w:r>
        <w:rPr>
          <w:rFonts w:eastAsiaTheme="minorEastAsia"/>
          <w:color w:val="000000" w:themeColor="text1"/>
        </w:rPr>
        <w:t xml:space="preserve"> adaptive </w:t>
      </w:r>
      <w:commentRangeStart w:id="18"/>
      <w:r>
        <w:rPr>
          <w:rFonts w:eastAsiaTheme="minorEastAsia"/>
          <w:color w:val="000000" w:themeColor="text1"/>
        </w:rPr>
        <w:t>biases</w:t>
      </w:r>
      <w:commentRangeEnd w:id="18"/>
      <w:r w:rsidR="00640CB0">
        <w:rPr>
          <w:rStyle w:val="CommentReference"/>
        </w:rPr>
        <w:commentReference w:id="18"/>
      </w:r>
      <w:r>
        <w:rPr>
          <w:rFonts w:eastAsiaTheme="minorEastAsia"/>
          <w:bCs/>
          <w:color w:val="000000" w:themeColor="text1"/>
        </w:rPr>
        <w:t xml:space="preserve"> </w:t>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k</m:t>
            </m:r>
          </m:sub>
        </m:s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t</m:t>
            </m:r>
          </m:e>
        </m:d>
      </m:oMath>
      <w:r>
        <w:rPr>
          <w:rFonts w:eastAsiaTheme="minorEastAsia"/>
          <w:color w:val="000000" w:themeColor="text1"/>
        </w:rPr>
        <w:t xml:space="preserve"> per neuron, and </w:t>
      </w:r>
      <m:oMath>
        <m:r>
          <w:rPr>
            <w:rFonts w:ascii="Cambria Math" w:eastAsiaTheme="minorEastAsia" w:hAnsi="Cambria Math" w:cstheme="minorHAnsi"/>
            <w:color w:val="000000" w:themeColor="text1"/>
          </w:rPr>
          <m:t>k</m:t>
        </m:r>
      </m:oMath>
      <w:r>
        <w:rPr>
          <w:rFonts w:eastAsiaTheme="minorEastAsia"/>
          <w:color w:val="000000" w:themeColor="text1"/>
        </w:rPr>
        <w:t xml:space="preserve"> time constants </w:t>
      </w:r>
      <m:oMath>
        <m:sSub>
          <m:sSubPr>
            <m:ctrlPr>
              <w:rPr>
                <w:rFonts w:ascii="Cambria Math" w:eastAsiaTheme="minorEastAsia" w:hAnsi="Cambria Math"/>
                <w:i/>
                <w:color w:val="000000" w:themeColor="text1"/>
              </w:rPr>
            </m:ctrlPr>
          </m:sSubPr>
          <m:e>
            <m:r>
              <m:rPr>
                <m:sty m:val="bi"/>
              </m:rPr>
              <w:rPr>
                <w:rFonts w:ascii="Cambria Math" w:eastAsiaTheme="minorEastAsia" w:hAnsi="Cambria Math"/>
                <w:color w:val="000000" w:themeColor="text1"/>
              </w:rPr>
              <m:t>τ</m:t>
            </m:r>
          </m:e>
          <m:sub>
            <m:sSub>
              <m:sSubPr>
                <m:ctrlPr>
                  <w:rPr>
                    <w:rFonts w:ascii="Cambria Math" w:hAnsi="Cambria Math"/>
                    <w:bCs/>
                    <w:i/>
                    <w:color w:val="000000" w:themeColor="text1"/>
                  </w:rPr>
                </m:ctrlPr>
              </m:sSubPr>
              <m:e>
                <m:r>
                  <w:rPr>
                    <w:rFonts w:ascii="Cambria Math" w:hAnsi="Cambria Math"/>
                    <w:color w:val="000000" w:themeColor="text1"/>
                  </w:rPr>
                  <m:t>a</m:t>
                </m:r>
              </m:e>
              <m:sub>
                <m:r>
                  <w:rPr>
                    <w:rFonts w:ascii="Cambria Math" w:hAnsi="Cambria Math"/>
                    <w:color w:val="000000" w:themeColor="text1"/>
                  </w:rPr>
                  <m:t>k</m:t>
                </m:r>
              </m:sub>
            </m:sSub>
          </m:sub>
        </m:sSub>
      </m:oMath>
      <w:r>
        <w:rPr>
          <w:rFonts w:eastAsiaTheme="minorEastAsia"/>
          <w:color w:val="000000" w:themeColor="text1"/>
        </w:rPr>
        <w:t xml:space="preserve">. The dynamics of each SFA state variable is governed by a linear first-order differential equation.  </w:t>
      </w:r>
    </w:p>
    <w:p w14:paraId="2DAD7F0C" w14:textId="77777777" w:rsidR="00D05719" w:rsidRPr="005E39BB" w:rsidRDefault="00000000" w:rsidP="00D05719">
      <w:pPr>
        <w:rPr>
          <w:rFonts w:eastAsiaTheme="minorEastAsia" w:cstheme="minorHAnsi"/>
          <w:b/>
          <w:bCs/>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num>
            <m:den>
              <m:r>
                <w:rPr>
                  <w:rFonts w:ascii="Cambria Math" w:hAnsi="Cambria Math"/>
                  <w:color w:val="000000" w:themeColor="text1"/>
                </w:rPr>
                <m:t>dt</m:t>
              </m:r>
            </m:den>
          </m:f>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m:t>
              </m:r>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r>
                <w:rPr>
                  <w:rFonts w:ascii="Cambria Math" w:hAnsi="Cambria Math"/>
                  <w:color w:val="000000" w:themeColor="text1"/>
                </w:rPr>
                <m:t>+</m:t>
              </m:r>
              <m:r>
                <m:rPr>
                  <m:sty m:val="bi"/>
                </m:rPr>
                <w:rPr>
                  <w:rFonts w:ascii="Cambria Math" w:hAnsi="Cambria Math"/>
                  <w:color w:val="000000" w:themeColor="text1"/>
                </w:rPr>
                <m:t>r</m:t>
              </m:r>
            </m:num>
            <m:den>
              <m:sSub>
                <m:sSubPr>
                  <m:ctrlPr>
                    <w:rPr>
                      <w:rFonts w:ascii="Cambria Math" w:eastAsiaTheme="minorEastAsia" w:hAnsi="Cambria Math"/>
                      <w:i/>
                      <w:color w:val="000000" w:themeColor="text1"/>
                    </w:rPr>
                  </m:ctrlPr>
                </m:sSubPr>
                <m:e>
                  <m:r>
                    <m:rPr>
                      <m:sty m:val="bi"/>
                    </m:rPr>
                    <w:rPr>
                      <w:rFonts w:ascii="Cambria Math" w:eastAsiaTheme="minorEastAsia" w:hAnsi="Cambria Math"/>
                      <w:color w:val="000000" w:themeColor="text1"/>
                    </w:rPr>
                    <m:t>τ</m:t>
                  </m:r>
                </m:e>
                <m:sub>
                  <m:sSub>
                    <m:sSubPr>
                      <m:ctrlPr>
                        <w:rPr>
                          <w:rFonts w:ascii="Cambria Math" w:hAnsi="Cambria Math"/>
                          <w:bCs/>
                          <w:i/>
                          <w:color w:val="000000" w:themeColor="text1"/>
                        </w:rPr>
                      </m:ctrlPr>
                    </m:sSubPr>
                    <m:e>
                      <m:r>
                        <w:rPr>
                          <w:rFonts w:ascii="Cambria Math" w:hAnsi="Cambria Math"/>
                          <w:color w:val="000000" w:themeColor="text1"/>
                        </w:rPr>
                        <m:t>a</m:t>
                      </m:r>
                    </m:e>
                    <m:sub>
                      <m:r>
                        <w:rPr>
                          <w:rFonts w:ascii="Cambria Math" w:hAnsi="Cambria Math"/>
                          <w:color w:val="000000" w:themeColor="text1"/>
                        </w:rPr>
                        <m:t>k</m:t>
                      </m:r>
                    </m:sub>
                  </m:sSub>
                </m:sub>
              </m:sSub>
            </m:den>
          </m:f>
        </m:oMath>
      </m:oMathPara>
    </w:p>
    <w:p w14:paraId="73EFBE2E" w14:textId="77777777" w:rsidR="00D05719" w:rsidRDefault="00D05719" w:rsidP="00D05719">
      <w:pPr>
        <w:jc w:val="right"/>
        <w:rPr>
          <w:rFonts w:eastAsiaTheme="minorEastAsia" w:cstheme="minorHAnsi"/>
          <w:color w:val="000000" w:themeColor="text1"/>
        </w:rPr>
      </w:pPr>
      <w:r>
        <w:rPr>
          <w:rFonts w:eastAsiaTheme="minorEastAsia" w:cstheme="minorHAnsi"/>
          <w:color w:val="000000" w:themeColor="text1"/>
        </w:rPr>
        <w:t>2</w:t>
      </w:r>
    </w:p>
    <w:p w14:paraId="40BA9A44" w14:textId="55957133" w:rsidR="007B5BF9" w:rsidRDefault="00D05719" w:rsidP="007B5BF9">
      <w:pPr>
        <w:rPr>
          <w:rFonts w:eastAsiaTheme="minorEastAsia"/>
          <w:color w:val="000000" w:themeColor="text1"/>
        </w:rPr>
      </w:pPr>
      <w:r>
        <w:rPr>
          <w:bCs/>
          <w:color w:val="000000" w:themeColor="text1"/>
        </w:rPr>
        <w:t xml:space="preserve">When </w:t>
      </w:r>
      <w:r w:rsidR="000451E7" w:rsidRPr="005E39BB">
        <w:rPr>
          <w:color w:val="000000" w:themeColor="text1"/>
        </w:rPr>
        <w:t>the spi</w:t>
      </w:r>
      <w:r w:rsidR="00AF2B77" w:rsidRPr="005E39BB">
        <w:rPr>
          <w:color w:val="000000" w:themeColor="text1"/>
        </w:rPr>
        <w:t>ke</w:t>
      </w:r>
      <w:r w:rsidR="000451E7" w:rsidRPr="005E39BB">
        <w:rPr>
          <w:color w:val="000000" w:themeColor="text1"/>
        </w:rPr>
        <w:t xml:space="preserve"> rate</w:t>
      </w:r>
      <w:r>
        <w:rPr>
          <w:color w:val="000000" w:themeColor="text1"/>
        </w:rPr>
        <w:t xml:space="preserve"> </w:t>
      </w:r>
      <m:oMath>
        <m:r>
          <m:rPr>
            <m:sty m:val="bi"/>
          </m:rPr>
          <w:rPr>
            <w:rFonts w:ascii="Cambria Math" w:hAnsi="Cambria Math"/>
            <w:color w:val="000000" w:themeColor="text1"/>
          </w:rPr>
          <m:t>r</m:t>
        </m:r>
      </m:oMath>
      <w:r w:rsidR="000451E7" w:rsidRPr="005E39BB">
        <w:rPr>
          <w:color w:val="000000" w:themeColor="text1"/>
        </w:rPr>
        <w:t xml:space="preserve"> increases, </w:t>
      </w:r>
      <w:r w:rsidR="004301A5" w:rsidRPr="005E39BB">
        <w:rPr>
          <w:color w:val="000000" w:themeColor="text1"/>
        </w:rPr>
        <w:t xml:space="preserve">the </w:t>
      </w:r>
      <w:r w:rsidR="00D1064D" w:rsidRPr="005E39BB">
        <w:rPr>
          <w:color w:val="000000" w:themeColor="text1"/>
        </w:rPr>
        <w:t xml:space="preserve">SFA </w:t>
      </w:r>
      <w:r w:rsidR="004036EA" w:rsidRPr="005E39BB">
        <w:rPr>
          <w:color w:val="000000" w:themeColor="text1"/>
        </w:rPr>
        <w:t>variables</w:t>
      </w:r>
      <w:r w:rsidR="00D1064D" w:rsidRPr="005E39BB">
        <w:rPr>
          <w:color w:val="000000" w:themeColor="text1"/>
        </w:rPr>
        <w:t xml:space="preserve"> </w:t>
      </w:r>
      <m:oMath>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oMath>
      <w:r w:rsidR="00D1064D" w:rsidRPr="005E39BB">
        <w:rPr>
          <w:rFonts w:eastAsiaTheme="minorEastAsia"/>
          <w:bCs/>
          <w:color w:val="000000" w:themeColor="text1"/>
        </w:rPr>
        <w:t xml:space="preserve"> </w:t>
      </w:r>
      <w:r w:rsidR="00266BD8">
        <w:rPr>
          <w:rFonts w:eastAsiaTheme="minorEastAsia"/>
          <w:bCs/>
          <w:color w:val="000000" w:themeColor="text1"/>
        </w:rPr>
        <w:t>increase</w:t>
      </w:r>
      <w:r>
        <w:rPr>
          <w:rFonts w:eastAsiaTheme="minorEastAsia"/>
          <w:bCs/>
          <w:color w:val="000000" w:themeColor="text1"/>
        </w:rPr>
        <w:t>s</w:t>
      </w:r>
      <w:r w:rsidR="00266BD8">
        <w:rPr>
          <w:rFonts w:eastAsiaTheme="minorEastAsia"/>
          <w:bCs/>
          <w:color w:val="000000" w:themeColor="text1"/>
        </w:rPr>
        <w:t xml:space="preserve">, reducing the </w:t>
      </w:r>
      <w:r w:rsidR="007B5BF9">
        <w:rPr>
          <w:rFonts w:eastAsiaTheme="minorEastAsia"/>
          <w:bCs/>
          <w:color w:val="000000" w:themeColor="text1"/>
        </w:rPr>
        <w:t xml:space="preserve">total </w:t>
      </w:r>
      <w:commentRangeStart w:id="19"/>
      <w:r w:rsidR="00266BD8">
        <w:rPr>
          <w:rFonts w:eastAsiaTheme="minorEastAsia"/>
          <w:bCs/>
          <w:color w:val="000000" w:themeColor="text1"/>
        </w:rPr>
        <w:t>bias</w:t>
      </w:r>
      <w:commentRangeEnd w:id="19"/>
      <w:r w:rsidR="00640CB0">
        <w:rPr>
          <w:rStyle w:val="CommentReference"/>
        </w:rPr>
        <w:commentReference w:id="19"/>
      </w:r>
      <w:r w:rsidR="00266BD8">
        <w:rPr>
          <w:rFonts w:eastAsiaTheme="minorEastAsia"/>
          <w:bCs/>
          <w:color w:val="000000" w:themeColor="text1"/>
        </w:rPr>
        <w:t xml:space="preserve">  </w:t>
      </w:r>
      <m:oMath>
        <m:r>
          <w:rPr>
            <w:rFonts w:ascii="Cambria Math" w:eastAsiaTheme="minorEastAsia" w:hAnsi="Cambria Math" w:cstheme="minorHAnsi"/>
            <w:color w:val="000000" w:themeColor="text1"/>
          </w:rPr>
          <m:t>-</m:t>
        </m:r>
        <m:sSub>
          <m:sSubPr>
            <m:ctrlPr>
              <w:rPr>
                <w:rFonts w:ascii="Cambria Math" w:eastAsiaTheme="minorEastAsia" w:hAnsi="Cambria Math" w:cstheme="minorHAnsi"/>
                <w:i/>
                <w:color w:val="000000" w:themeColor="text1"/>
              </w:rPr>
            </m:ctrlPr>
          </m:sSubPr>
          <m:e>
            <m:r>
              <m:rPr>
                <m:sty m:val="bi"/>
              </m:rPr>
              <w:rPr>
                <w:rFonts w:ascii="Cambria Math" w:eastAsiaTheme="minorEastAsia" w:hAnsi="Cambria Math" w:cstheme="minorHAnsi"/>
                <w:color w:val="000000" w:themeColor="text1"/>
              </w:rPr>
              <m:t>c</m:t>
            </m:r>
          </m:e>
          <m:sub>
            <m:r>
              <m:rPr>
                <m:sty m:val="p"/>
              </m:rPr>
              <w:rPr>
                <w:rFonts w:ascii="Cambria Math" w:eastAsiaTheme="minorEastAsia" w:hAnsi="Cambria Math" w:cstheme="minorHAnsi"/>
                <w:color w:val="000000" w:themeColor="text1"/>
              </w:rPr>
              <m:t>SFA</m:t>
            </m:r>
          </m:sub>
        </m:sSub>
        <m:nary>
          <m:naryPr>
            <m:chr m:val="∑"/>
            <m:limLoc m:val="undOvr"/>
            <m:supHide m:val="1"/>
            <m:ctrlPr>
              <w:rPr>
                <w:rFonts w:ascii="Cambria Math" w:eastAsiaTheme="minorEastAsia" w:hAnsi="Cambria Math" w:cstheme="minorHAnsi"/>
                <w:i/>
                <w:color w:val="000000" w:themeColor="text1"/>
              </w:rPr>
            </m:ctrlPr>
          </m:naryPr>
          <m:sub>
            <m:r>
              <w:rPr>
                <w:rFonts w:ascii="Cambria Math" w:eastAsiaTheme="minorEastAsia" w:hAnsi="Cambria Math" w:cstheme="minorHAnsi"/>
                <w:color w:val="000000" w:themeColor="text1"/>
              </w:rPr>
              <m:t>k</m:t>
            </m:r>
          </m:sub>
          <m:sup/>
          <m:e>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k</m:t>
                </m:r>
              </m:sub>
            </m:s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t</m:t>
                </m:r>
              </m:e>
            </m:d>
          </m:e>
        </m:nary>
      </m:oMath>
      <w:r w:rsidR="007B5BF9">
        <w:rPr>
          <w:rFonts w:eastAsiaTheme="minorEastAsia"/>
          <w:color w:val="000000" w:themeColor="text1"/>
        </w:rPr>
        <w:t xml:space="preserve"> of the neuron.  </w:t>
      </w:r>
      <w:r>
        <w:rPr>
          <w:rFonts w:eastAsiaTheme="minorEastAsia"/>
          <w:color w:val="000000" w:themeColor="text1"/>
        </w:rPr>
        <w:t xml:space="preserve">The </w:t>
      </w:r>
      <w:r w:rsidR="00F559FB">
        <w:rPr>
          <w:rFonts w:eastAsiaTheme="minorEastAsia"/>
          <w:color w:val="000000" w:themeColor="text1"/>
        </w:rPr>
        <w:t>vector</w:t>
      </w:r>
      <w:r>
        <w:rPr>
          <w:rFonts w:eastAsiaTheme="minorEastAsia"/>
          <w:color w:val="000000" w:themeColor="text1"/>
        </w:rPr>
        <w:t xml:space="preserve"> </w:t>
      </w:r>
      <m:oMath>
        <m:sSub>
          <m:sSubPr>
            <m:ctrlPr>
              <w:rPr>
                <w:rFonts w:ascii="Cambria Math" w:eastAsiaTheme="minorEastAsia" w:hAnsi="Cambria Math" w:cstheme="minorHAnsi"/>
                <w:i/>
                <w:color w:val="000000" w:themeColor="text1"/>
              </w:rPr>
            </m:ctrlPr>
          </m:sSubPr>
          <m:e>
            <m:r>
              <m:rPr>
                <m:sty m:val="bi"/>
              </m:rPr>
              <w:rPr>
                <w:rFonts w:ascii="Cambria Math" w:eastAsiaTheme="minorEastAsia" w:hAnsi="Cambria Math" w:cstheme="minorHAnsi"/>
                <w:color w:val="000000" w:themeColor="text1"/>
              </w:rPr>
              <m:t>c</m:t>
            </m:r>
          </m:e>
          <m:sub>
            <m:r>
              <m:rPr>
                <m:sty m:val="p"/>
              </m:rPr>
              <w:rPr>
                <w:rFonts w:ascii="Cambria Math" w:eastAsiaTheme="minorEastAsia" w:hAnsi="Cambria Math" w:cstheme="minorHAnsi"/>
                <w:color w:val="000000" w:themeColor="text1"/>
              </w:rPr>
              <m:t>SFA</m:t>
            </m:r>
          </m:sub>
        </m:sSub>
      </m:oMath>
      <w:r>
        <w:rPr>
          <w:rFonts w:eastAsiaTheme="minorEastAsia"/>
          <w:color w:val="000000" w:themeColor="text1"/>
        </w:rPr>
        <w:t>, which is greater than or equal to</w:t>
      </w:r>
      <w:r w:rsidR="00F559FB">
        <w:rPr>
          <w:rFonts w:eastAsiaTheme="minorEastAsia"/>
          <w:color w:val="000000" w:themeColor="text1"/>
        </w:rPr>
        <w:t xml:space="preserve"> zero</w:t>
      </w:r>
      <w:r>
        <w:rPr>
          <w:rFonts w:eastAsiaTheme="minorEastAsia"/>
          <w:color w:val="000000" w:themeColor="text1"/>
        </w:rPr>
        <w:t xml:space="preserve">, determines the strength </w:t>
      </w:r>
      <w:r w:rsidR="00F559FB">
        <w:rPr>
          <w:rFonts w:eastAsiaTheme="minorEastAsia"/>
          <w:color w:val="000000" w:themeColor="text1"/>
        </w:rPr>
        <w:t xml:space="preserve">of SFA which is applied to each neuron.  </w:t>
      </w:r>
      <w:r w:rsidR="007B5BF9">
        <w:rPr>
          <w:color w:val="000000" w:themeColor="text1"/>
        </w:rPr>
        <w:t>The equation for SFA is linear first-order negative feedback (eq. 2), while the equation for STD</w:t>
      </w:r>
      <w:r w:rsidR="00187653">
        <w:rPr>
          <w:color w:val="000000" w:themeColor="text1"/>
        </w:rPr>
        <w:t xml:space="preserve"> (eq. </w:t>
      </w:r>
      <w:commentRangeStart w:id="20"/>
      <w:r w:rsidR="00187653">
        <w:rPr>
          <w:color w:val="000000" w:themeColor="text1"/>
        </w:rPr>
        <w:t>3</w:t>
      </w:r>
      <w:commentRangeEnd w:id="20"/>
      <w:r w:rsidR="00AC5EF5">
        <w:rPr>
          <w:rStyle w:val="CommentReference"/>
        </w:rPr>
        <w:commentReference w:id="20"/>
      </w:r>
      <w:r w:rsidR="00187653">
        <w:rPr>
          <w:color w:val="000000" w:themeColor="text1"/>
        </w:rPr>
        <w:t>)</w:t>
      </w:r>
      <w:r w:rsidR="007B5BF9">
        <w:rPr>
          <w:color w:val="000000" w:themeColor="text1"/>
        </w:rPr>
        <w:t xml:space="preserve"> contains </w:t>
      </w:r>
      <w:r w:rsidR="00551CB6">
        <w:rPr>
          <w:color w:val="000000" w:themeColor="text1"/>
        </w:rPr>
        <w:t xml:space="preserve">a </w:t>
      </w:r>
      <w:r w:rsidR="007B5BF9">
        <w:rPr>
          <w:color w:val="000000" w:themeColor="text1"/>
        </w:rPr>
        <w:t>multiplicative nonlinear</w:t>
      </w:r>
      <w:r w:rsidR="003D35CD">
        <w:rPr>
          <w:color w:val="000000" w:themeColor="text1"/>
        </w:rPr>
        <w:t>it</w:t>
      </w:r>
      <w:r w:rsidR="00551CB6">
        <w:rPr>
          <w:color w:val="000000" w:themeColor="text1"/>
        </w:rPr>
        <w:t>y</w:t>
      </w:r>
      <w:r w:rsidR="007B5BF9">
        <w:rPr>
          <w:color w:val="000000" w:themeColor="text1"/>
        </w:rPr>
        <w:t xml:space="preserve"> </w:t>
      </w:r>
      <m:oMath>
        <m:r>
          <m:rPr>
            <m:sty m:val="bi"/>
          </m:rPr>
          <w:rPr>
            <w:rFonts w:ascii="Cambria Math" w:eastAsiaTheme="minorEastAsia" w:hAnsi="Cambria Math"/>
            <w:color w:val="000000" w:themeColor="text1"/>
          </w:rPr>
          <m:t>br</m:t>
        </m:r>
      </m:oMath>
      <w:r w:rsidR="007B5BF9">
        <w:rPr>
          <w:rFonts w:eastAsiaTheme="minorEastAsia"/>
          <w:b/>
          <w:color w:val="000000" w:themeColor="text1"/>
        </w:rPr>
        <w:t xml:space="preserve"> </w:t>
      </w:r>
      <w:r w:rsidR="007B5BF9">
        <w:rPr>
          <w:rFonts w:eastAsiaTheme="minorEastAsia"/>
          <w:bCs/>
          <w:color w:val="000000" w:themeColor="text1"/>
        </w:rPr>
        <w:t>representing</w:t>
      </w:r>
      <w:r w:rsidR="00187653">
        <w:rPr>
          <w:rFonts w:eastAsiaTheme="minorEastAsia"/>
          <w:bCs/>
          <w:color w:val="000000" w:themeColor="text1"/>
        </w:rPr>
        <w:t xml:space="preserve"> the</w:t>
      </w:r>
      <w:r w:rsidR="007B5BF9">
        <w:rPr>
          <w:rFonts w:eastAsiaTheme="minorEastAsia"/>
          <w:bCs/>
          <w:color w:val="000000" w:themeColor="text1"/>
        </w:rPr>
        <w:t xml:space="preserve"> neurotransmitter release rate</w:t>
      </w:r>
      <w:r w:rsidR="00187653">
        <w:rPr>
          <w:rFonts w:eastAsiaTheme="minorEastAsia"/>
          <w:bCs/>
          <w:color w:val="000000" w:themeColor="text1"/>
        </w:rPr>
        <w:t xml:space="preserve">. </w:t>
      </w:r>
      <w:r w:rsidR="00551CB6">
        <w:rPr>
          <w:rFonts w:eastAsiaTheme="minorEastAsia"/>
          <w:bCs/>
          <w:color w:val="000000" w:themeColor="text1"/>
        </w:rPr>
        <w:t>We used the standard</w:t>
      </w:r>
      <w:r w:rsidR="009F7058">
        <w:rPr>
          <w:rFonts w:eastAsiaTheme="minorEastAsia"/>
          <w:bCs/>
          <w:color w:val="000000" w:themeColor="text1"/>
        </w:rPr>
        <w:t xml:space="preserve"> </w:t>
      </w:r>
      <w:r w:rsidR="009F7058">
        <w:rPr>
          <w:rFonts w:eastAsiaTheme="minorEastAsia"/>
          <w:bCs/>
          <w:color w:val="000000" w:themeColor="text1"/>
        </w:rPr>
        <w:fldChar w:fldCharType="begin"/>
      </w:r>
      <w:r w:rsidR="009D08A8">
        <w:rPr>
          <w:rFonts w:eastAsiaTheme="minorEastAsia"/>
          <w:bCs/>
          <w:color w:val="000000" w:themeColor="text1"/>
        </w:rPr>
        <w:instrText xml:space="preserve"> ADDIN ZOTERO_ITEM CSL_CITATION {"citationID":"l29JgJzz","properties":{"formattedCitation":"(M. Tsodyks &amp; Markram, 1997)","plainCitation":"(M. Tsodyks &amp; Markram, 1997)","dontUpdate":true,"noteIndex":0},"citationItems":[{"id":101,"uris":["http://zotero.org/users/9275/items/VMT8U5SD"],"itemData":{"id":101,"type":"article-journal","abstract":"Although signaling between neurons is central to the functioning of the brain, we still do not understand how the code used in signaling depends on the properties of synaptic transmission. Theoretical analysis combined with patch clamp recordings from pairs of neocortical pyramidal neurons revealed that the rate of synaptic depression, which depends on the probability of neurotransmitter release, dictates the extent to which firing rate and temporal coherence of action potentials within a presynaptic population are signaled to the postsynaptic neuron. The postsynaptic response primarily reflects rates of firing when depression is slow and temporal coherence when depression is fast. A wide range of rates of synaptic depression between different pairs of pyramidal neurons was found, suggesting that the relative contribution of rate and temporal signals varies along a continuum. We conclude that by setting the rate of synaptic depression, release probability is an important factor in determining the neural code.","container-title":"Proceedings of the National Academy of Sciences","DOI":"10.1073/pnas.94.2.719","issue":"2","note":"publisher: Proceedings of the National Academy of Sciences","page":"719-723","source":"pnas.org (Atypon)","title":"The neural code between neocortical pyramidal neurons depends on neurotransmitter release</w:instrText>
      </w:r>
      <w:r w:rsidR="009D08A8">
        <w:rPr>
          <w:rFonts w:ascii="Arial" w:eastAsiaTheme="minorEastAsia" w:hAnsi="Arial" w:cs="Arial"/>
          <w:bCs/>
          <w:color w:val="000000" w:themeColor="text1"/>
        </w:rPr>
        <w:instrText> </w:instrText>
      </w:r>
      <w:r w:rsidR="009D08A8">
        <w:rPr>
          <w:rFonts w:eastAsiaTheme="minorEastAsia"/>
          <w:bCs/>
          <w:color w:val="000000" w:themeColor="text1"/>
        </w:rPr>
        <w:instrText xml:space="preserve">probability","volume":"94","author":[{"family":"Tsodyks","given":"Misha"},{"family":"Markram","given":"Henry"}],"issued":{"date-parts":[["1997",1,21]]}}}],"schema":"https://github.com/citation-style-language/schema/raw/master/csl-citation.json"} </w:instrText>
      </w:r>
      <w:r w:rsidR="009F7058">
        <w:rPr>
          <w:rFonts w:eastAsiaTheme="minorEastAsia"/>
          <w:bCs/>
          <w:color w:val="000000" w:themeColor="text1"/>
        </w:rPr>
        <w:fldChar w:fldCharType="separate"/>
      </w:r>
      <w:r w:rsidR="009F7058">
        <w:rPr>
          <w:rFonts w:eastAsiaTheme="minorEastAsia"/>
          <w:bCs/>
          <w:noProof/>
          <w:color w:val="000000" w:themeColor="text1"/>
        </w:rPr>
        <w:t>(Tsodyks &amp; Markram, 1997)</w:t>
      </w:r>
      <w:r w:rsidR="009F7058">
        <w:rPr>
          <w:rFonts w:eastAsiaTheme="minorEastAsia"/>
          <w:bCs/>
          <w:color w:val="000000" w:themeColor="text1"/>
        </w:rPr>
        <w:fldChar w:fldCharType="end"/>
      </w:r>
      <w:r w:rsidR="00187653">
        <w:rPr>
          <w:rFonts w:eastAsiaTheme="minorEastAsia"/>
          <w:bCs/>
          <w:color w:val="000000" w:themeColor="text1"/>
        </w:rPr>
        <w:t xml:space="preserve"> resource model of synaptic depletion</w:t>
      </w:r>
      <w:r w:rsidR="001A7166">
        <w:rPr>
          <w:rFonts w:eastAsiaTheme="minorEastAsia"/>
          <w:bCs/>
          <w:color w:val="000000" w:themeColor="text1"/>
        </w:rPr>
        <w:t xml:space="preserve"> to model </w:t>
      </w:r>
      <w:r w:rsidR="00ED4312">
        <w:rPr>
          <w:rFonts w:eastAsiaTheme="minorEastAsia"/>
          <w:bCs/>
          <w:color w:val="000000" w:themeColor="text1"/>
        </w:rPr>
        <w:t xml:space="preserve">timescale </w:t>
      </w:r>
      <w:r w:rsidR="001A7166">
        <w:rPr>
          <w:rFonts w:eastAsiaTheme="minorEastAsia"/>
          <w:bCs/>
          <w:color w:val="000000" w:themeColor="text1"/>
        </w:rPr>
        <w:t>short-term synaptic depression</w:t>
      </w:r>
      <w:r w:rsidR="00551CB6">
        <w:rPr>
          <w:rFonts w:eastAsiaTheme="minorEastAsia"/>
          <w:bCs/>
          <w:color w:val="000000" w:themeColor="text1"/>
        </w:rPr>
        <w:t xml:space="preserve"> </w:t>
      </w:r>
      <w:r w:rsidR="001A7166">
        <w:rPr>
          <w:rFonts w:eastAsiaTheme="minorEastAsia"/>
          <w:bCs/>
          <w:color w:val="000000" w:themeColor="text1"/>
        </w:rPr>
        <w:t xml:space="preserve">.  </w:t>
      </w:r>
      <w:r w:rsidR="00ED4312">
        <w:rPr>
          <w:rFonts w:eastAsiaTheme="minorEastAsia"/>
          <w:bCs/>
          <w:color w:val="000000" w:themeColor="text1"/>
        </w:rPr>
        <w:t xml:space="preserve">The rate of STD onset was </w:t>
      </w:r>
      <w:r w:rsidR="00ED4312" w:rsidRPr="009F7058">
        <w:rPr>
          <w:rFonts w:eastAsiaTheme="minorEastAsia"/>
          <w:bCs/>
          <w:color w:val="000000" w:themeColor="text1"/>
        </w:rPr>
        <w:t>modeled as</w:t>
      </w:r>
      <w:r w:rsidR="009F7058">
        <w:rPr>
          <w:rFonts w:eastAsiaTheme="minorEastAsia"/>
          <w:bCs/>
          <w:color w:val="000000" w:themeColor="text1"/>
        </w:rPr>
        <w:t xml:space="preserve"> </w:t>
      </w:r>
      <m:oMath>
        <m:f>
          <m:fPr>
            <m:ctrlPr>
              <w:rPr>
                <w:rFonts w:ascii="Cambria Math" w:eastAsiaTheme="minorEastAsia" w:hAnsi="Cambria Math"/>
                <w:i/>
                <w:color w:val="000000" w:themeColor="text1"/>
              </w:rPr>
            </m:ctrlPr>
          </m:fPr>
          <m:num>
            <m:r>
              <m:rPr>
                <m:sty m:val="bi"/>
              </m:rPr>
              <w:rPr>
                <w:rFonts w:ascii="Cambria Math" w:eastAsiaTheme="minorEastAsia" w:hAnsi="Cambria Math"/>
                <w:color w:val="000000" w:themeColor="text1"/>
              </w:rPr>
              <m:t>br</m:t>
            </m:r>
          </m:num>
          <m:den>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m:rPr>
                    <m:sty m:val="p"/>
                  </m:rPr>
                  <w:rPr>
                    <w:rFonts w:ascii="Cambria Math" w:eastAsiaTheme="minorEastAsia" w:hAnsi="Cambria Math"/>
                    <w:color w:val="000000" w:themeColor="text1"/>
                  </w:rPr>
                  <m:t>STD</m:t>
                </m:r>
              </m:sub>
            </m:sSub>
          </m:den>
        </m:f>
      </m:oMath>
      <w:r w:rsidR="00ED4312" w:rsidRPr="009F7058">
        <w:rPr>
          <w:rFonts w:eastAsiaTheme="minorEastAsia"/>
          <w:color w:val="000000" w:themeColor="text1"/>
        </w:rPr>
        <w:t>, while the</w:t>
      </w:r>
      <w:r w:rsidR="00ED4312">
        <w:rPr>
          <w:rFonts w:eastAsiaTheme="minorEastAsia"/>
          <w:color w:val="000000" w:themeColor="text1"/>
        </w:rPr>
        <w:t xml:space="preserve"> </w:t>
      </w:r>
      <w:r w:rsidR="009F7058">
        <w:rPr>
          <w:rFonts w:eastAsiaTheme="minorEastAsia"/>
          <w:color w:val="000000" w:themeColor="text1"/>
        </w:rPr>
        <w:t xml:space="preserve">rate of recovery was modeled as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r>
              <m:rPr>
                <m:sty m:val="bi"/>
              </m:rPr>
              <w:rPr>
                <w:rFonts w:ascii="Cambria Math" w:eastAsiaTheme="minorEastAsia" w:hAnsi="Cambria Math"/>
                <w:color w:val="000000" w:themeColor="text1"/>
              </w:rPr>
              <m:t>-b</m:t>
            </m:r>
          </m:num>
          <m:den>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w:rPr>
                    <w:rFonts w:ascii="Cambria Math" w:eastAsiaTheme="minorEastAsia" w:hAnsi="Cambria Math"/>
                    <w:color w:val="000000" w:themeColor="text1"/>
                  </w:rPr>
                  <m:t>b</m:t>
                </m:r>
              </m:sub>
            </m:sSub>
          </m:den>
        </m:f>
      </m:oMath>
      <w:r w:rsidR="009F7058">
        <w:rPr>
          <w:rFonts w:eastAsiaTheme="minorEastAsia"/>
          <w:color w:val="000000" w:themeColor="text1"/>
        </w:rPr>
        <w:t xml:space="preserve">.  </w:t>
      </w:r>
      <w:r w:rsidR="00187653">
        <w:rPr>
          <w:rFonts w:eastAsiaTheme="minorEastAsia"/>
          <w:color w:val="000000" w:themeColor="text1"/>
        </w:rPr>
        <w:t>The fraction of vesicles ready to be released</w:t>
      </w:r>
      <w:r w:rsidR="009F7058">
        <w:rPr>
          <w:rFonts w:eastAsiaTheme="minorEastAsia"/>
          <w:color w:val="000000" w:themeColor="text1"/>
        </w:rPr>
        <w:t xml:space="preserve"> </w:t>
      </w:r>
      <m:oMath>
        <m:r>
          <m:rPr>
            <m:sty m:val="bi"/>
          </m:rPr>
          <w:rPr>
            <w:rFonts w:ascii="Cambria Math" w:eastAsiaTheme="minorEastAsia" w:hAnsi="Cambria Math"/>
            <w:color w:val="000000" w:themeColor="text1"/>
          </w:rPr>
          <m:t>b</m:t>
        </m:r>
      </m:oMath>
      <w:r w:rsidR="00187653">
        <w:rPr>
          <w:rFonts w:eastAsiaTheme="minorEastAsia"/>
          <w:color w:val="000000" w:themeColor="text1"/>
        </w:rPr>
        <w:t xml:space="preserve"> </w:t>
      </w:r>
      <w:r w:rsidR="009F7058">
        <w:rPr>
          <w:rFonts w:eastAsiaTheme="minorEastAsia"/>
          <w:color w:val="000000" w:themeColor="text1"/>
        </w:rPr>
        <w:t>was kept between</w:t>
      </w:r>
      <w:r w:rsidR="00187653">
        <w:rPr>
          <w:rFonts w:eastAsiaTheme="minorEastAsia"/>
          <w:bCs/>
          <w:color w:val="000000" w:themeColor="text1"/>
        </w:rPr>
        <w:t xml:space="preserve"> </w:t>
      </w:r>
      <w:r w:rsidR="009F7058">
        <w:rPr>
          <w:rFonts w:eastAsiaTheme="minorEastAsia"/>
          <w:bCs/>
          <w:color w:val="000000" w:themeColor="text1"/>
        </w:rPr>
        <w:t xml:space="preserve">zero and </w:t>
      </w:r>
      <w:commentRangeStart w:id="21"/>
      <w:r w:rsidR="009F7058">
        <w:rPr>
          <w:rFonts w:eastAsiaTheme="minorEastAsia"/>
          <w:bCs/>
          <w:color w:val="000000" w:themeColor="text1"/>
        </w:rPr>
        <w:t>one</w:t>
      </w:r>
      <w:commentRangeEnd w:id="21"/>
      <w:r w:rsidR="00AC5EF5">
        <w:rPr>
          <w:rStyle w:val="CommentReference"/>
        </w:rPr>
        <w:commentReference w:id="21"/>
      </w:r>
      <w:r w:rsidR="001A7166">
        <w:rPr>
          <w:rFonts w:eastAsiaTheme="minorEastAsia"/>
          <w:color w:val="000000" w:themeColor="text1"/>
        </w:rPr>
        <w:t>.</w:t>
      </w:r>
    </w:p>
    <w:p w14:paraId="2C79DA3D" w14:textId="77777777" w:rsidR="001A7166" w:rsidRPr="001A7166" w:rsidRDefault="001A7166" w:rsidP="007B5BF9">
      <w:pPr>
        <w:rPr>
          <w:rFonts w:eastAsiaTheme="minorEastAsia"/>
          <w:color w:val="000000" w:themeColor="text1"/>
        </w:rPr>
      </w:pPr>
    </w:p>
    <w:p w14:paraId="286F3651" w14:textId="51FD463D" w:rsidR="00187653" w:rsidRPr="00187653" w:rsidRDefault="00000000" w:rsidP="007B5BF9">
      <w:pPr>
        <w:rPr>
          <w:rFonts w:eastAsiaTheme="minorEastAsia"/>
          <w:b/>
          <w:color w:val="000000" w:themeColor="text1"/>
        </w:rPr>
      </w:pPr>
      <m:oMathPara>
        <m:oMath>
          <m:f>
            <m:fPr>
              <m:ctrlPr>
                <w:rPr>
                  <w:rFonts w:ascii="Cambria Math" w:eastAsiaTheme="minorEastAsia" w:hAnsi="Cambria Math"/>
                  <w:b/>
                  <w:bCs/>
                  <w:color w:val="000000" w:themeColor="text1"/>
                </w:rPr>
              </m:ctrlPr>
            </m:fPr>
            <m:num>
              <m:r>
                <m:rPr>
                  <m:sty m:val="p"/>
                </m:rPr>
                <w:rPr>
                  <w:rFonts w:ascii="Cambria Math" w:eastAsiaTheme="minorEastAsia" w:hAnsi="Cambria Math"/>
                  <w:color w:val="000000" w:themeColor="text1"/>
                </w:rPr>
                <m:t>d</m:t>
              </m:r>
              <m:r>
                <m:rPr>
                  <m:sty m:val="bi"/>
                </m:rPr>
                <w:rPr>
                  <w:rFonts w:ascii="Cambria Math" w:eastAsiaTheme="minorEastAsia" w:hAnsi="Cambria Math"/>
                  <w:color w:val="000000" w:themeColor="text1"/>
                </w:rPr>
                <m:t>b</m:t>
              </m:r>
            </m:num>
            <m:den>
              <m:r>
                <w:rPr>
                  <w:rFonts w:ascii="Cambria Math" w:eastAsiaTheme="minorEastAsia" w:hAnsi="Cambria Math"/>
                  <w:color w:val="000000" w:themeColor="text1"/>
                </w:rPr>
                <m:t>dt</m:t>
              </m:r>
            </m:den>
          </m:f>
          <m:r>
            <m:rPr>
              <m:sty m:val="bi"/>
            </m:rP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r>
                <m:rPr>
                  <m:sty m:val="bi"/>
                </m:rPr>
                <w:rPr>
                  <w:rFonts w:ascii="Cambria Math" w:eastAsiaTheme="minorEastAsia" w:hAnsi="Cambria Math"/>
                  <w:color w:val="000000" w:themeColor="text1"/>
                </w:rPr>
                <m:t>-b</m:t>
              </m:r>
            </m:num>
            <m:den>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w:rPr>
                      <w:rFonts w:ascii="Cambria Math" w:eastAsiaTheme="minorEastAsia" w:hAnsi="Cambria Math"/>
                      <w:color w:val="000000" w:themeColor="text1"/>
                    </w:rPr>
                    <m:t>b</m:t>
                  </m:r>
                </m:sub>
              </m:sSub>
            </m:den>
          </m:f>
          <m:r>
            <m:rPr>
              <m:sty m:val="bi"/>
            </m:rP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m:rPr>
                  <m:sty m:val="bi"/>
                </m:rPr>
                <w:rPr>
                  <w:rFonts w:ascii="Cambria Math" w:eastAsiaTheme="minorEastAsia" w:hAnsi="Cambria Math"/>
                  <w:color w:val="000000" w:themeColor="text1"/>
                </w:rPr>
                <m:t>br</m:t>
              </m:r>
            </m:num>
            <m:den>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m:rPr>
                      <m:sty m:val="p"/>
                    </m:rPr>
                    <w:rPr>
                      <w:rFonts w:ascii="Cambria Math" w:eastAsiaTheme="minorEastAsia" w:hAnsi="Cambria Math"/>
                      <w:color w:val="000000" w:themeColor="text1"/>
                    </w:rPr>
                    <m:t>STD</m:t>
                  </m:r>
                </m:sub>
              </m:sSub>
            </m:den>
          </m:f>
        </m:oMath>
      </m:oMathPara>
    </w:p>
    <w:p w14:paraId="203EF997" w14:textId="623A9960" w:rsidR="00187653" w:rsidRDefault="00187653" w:rsidP="00187653">
      <w:pPr>
        <w:jc w:val="right"/>
        <w:rPr>
          <w:rFonts w:eastAsiaTheme="minorEastAsia"/>
          <w:bCs/>
          <w:color w:val="000000" w:themeColor="text1"/>
        </w:rPr>
      </w:pPr>
      <w:r w:rsidRPr="00187653">
        <w:rPr>
          <w:rFonts w:eastAsiaTheme="minorEastAsia"/>
          <w:bCs/>
          <w:color w:val="000000" w:themeColor="text1"/>
        </w:rPr>
        <w:t>3</w:t>
      </w:r>
    </w:p>
    <w:p w14:paraId="3DF1693B" w14:textId="4C5F5DB5" w:rsidR="00394E18" w:rsidRDefault="00ED4312" w:rsidP="001A7166">
      <w:pPr>
        <w:rPr>
          <w:rFonts w:eastAsiaTheme="minorEastAsia"/>
          <w:bCs/>
          <w:color w:val="000000" w:themeColor="text1"/>
        </w:rPr>
      </w:pPr>
      <w:r>
        <w:rPr>
          <w:rFonts w:eastAsiaTheme="minorEastAsia"/>
          <w:bCs/>
          <w:color w:val="000000" w:themeColor="text1"/>
        </w:rPr>
        <w:t>Note that</w:t>
      </w:r>
      <w:r w:rsidR="00394E18">
        <w:rPr>
          <w:rFonts w:eastAsiaTheme="minorEastAsia"/>
          <w:bCs/>
          <w:color w:val="000000" w:themeColor="text1"/>
        </w:rPr>
        <w:t xml:space="preserve"> o</w:t>
      </w:r>
      <w:r w:rsidR="00F559FB">
        <w:rPr>
          <w:rFonts w:eastAsiaTheme="minorEastAsia"/>
          <w:bCs/>
          <w:color w:val="000000" w:themeColor="text1"/>
        </w:rPr>
        <w:t xml:space="preserve">nly excitatory neurons </w:t>
      </w:r>
      <w:r w:rsidR="00110E90">
        <w:rPr>
          <w:rFonts w:eastAsiaTheme="minorEastAsia"/>
          <w:bCs/>
          <w:color w:val="000000" w:themeColor="text1"/>
        </w:rPr>
        <w:t>had</w:t>
      </w:r>
      <w:r w:rsidR="00F559FB">
        <w:rPr>
          <w:rFonts w:eastAsiaTheme="minorEastAsia"/>
          <w:bCs/>
          <w:color w:val="000000" w:themeColor="text1"/>
        </w:rPr>
        <w:t xml:space="preserve"> SFA and STD.  For inhibitory neurons</w:t>
      </w:r>
      <w:r w:rsidR="009F7058">
        <w:rPr>
          <w:rFonts w:eastAsiaTheme="minorEastAsia"/>
          <w:bCs/>
          <w:color w:val="000000" w:themeColor="text1"/>
        </w:rPr>
        <w:t>,</w:t>
      </w:r>
      <w:r w:rsidR="00F559FB">
        <w:rPr>
          <w:rFonts w:eastAsiaTheme="minorEastAsia"/>
          <w:bCs/>
          <w:color w:val="000000" w:themeColor="text1"/>
        </w:rPr>
        <w:t xml:space="preserve"> </w:t>
      </w:r>
      <m:oMath>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k</m:t>
            </m:r>
          </m:sub>
        </m:sSub>
      </m:oMath>
      <w:r w:rsidR="00F559FB">
        <w:rPr>
          <w:rFonts w:eastAsiaTheme="minorEastAsia"/>
          <w:b/>
          <w:color w:val="000000" w:themeColor="text1"/>
        </w:rPr>
        <w:t xml:space="preserve"> </w:t>
      </w:r>
      <w:r w:rsidR="009F7058">
        <w:rPr>
          <w:rFonts w:eastAsiaTheme="minorEastAsia"/>
          <w:bCs/>
          <w:color w:val="000000" w:themeColor="text1"/>
        </w:rPr>
        <w:t>was set to zero</w:t>
      </w:r>
      <w:r w:rsidR="00F559FB">
        <w:rPr>
          <w:rFonts w:eastAsiaTheme="minorEastAsia"/>
          <w:bCs/>
          <w:color w:val="000000" w:themeColor="text1"/>
        </w:rPr>
        <w:t xml:space="preserve"> and </w:t>
      </w:r>
      <m:oMath>
        <m:r>
          <m:rPr>
            <m:sty m:val="bi"/>
          </m:rPr>
          <w:rPr>
            <w:rFonts w:ascii="Cambria Math" w:eastAsiaTheme="minorEastAsia" w:hAnsi="Cambria Math"/>
            <w:color w:val="000000" w:themeColor="text1"/>
          </w:rPr>
          <m:t>b</m:t>
        </m:r>
      </m:oMath>
      <w:r w:rsidR="00110E90">
        <w:rPr>
          <w:rFonts w:eastAsiaTheme="minorEastAsia"/>
          <w:b/>
          <w:color w:val="000000" w:themeColor="text1"/>
        </w:rPr>
        <w:t xml:space="preserve"> </w:t>
      </w:r>
      <w:r w:rsidR="009F7058">
        <w:rPr>
          <w:rFonts w:eastAsiaTheme="minorEastAsia"/>
          <w:bCs/>
          <w:color w:val="000000" w:themeColor="text1"/>
        </w:rPr>
        <w:t>was set to</w:t>
      </w:r>
      <w:r w:rsidR="00110E90">
        <w:rPr>
          <w:rFonts w:eastAsiaTheme="minorEastAsia"/>
          <w:bCs/>
          <w:color w:val="000000" w:themeColor="text1"/>
        </w:rPr>
        <w:t xml:space="preserve"> one.</w:t>
      </w:r>
      <w:r w:rsidR="00394E18">
        <w:rPr>
          <w:rFonts w:eastAsiaTheme="minorEastAsia"/>
          <w:bCs/>
          <w:color w:val="000000" w:themeColor="text1"/>
        </w:rPr>
        <w:t xml:space="preserve">  </w:t>
      </w:r>
    </w:p>
    <w:p w14:paraId="5C49A461" w14:textId="77777777" w:rsidR="00394E18" w:rsidRDefault="00394E18" w:rsidP="001A7166">
      <w:pPr>
        <w:rPr>
          <w:rFonts w:eastAsiaTheme="minorEastAsia"/>
          <w:bCs/>
          <w:color w:val="000000" w:themeColor="text1"/>
        </w:rPr>
      </w:pPr>
    </w:p>
    <w:p w14:paraId="3A7E73B3" w14:textId="2A6FC426" w:rsidR="001A7166" w:rsidRPr="00ED4312" w:rsidRDefault="00394E18" w:rsidP="001A7166">
      <w:pPr>
        <w:rPr>
          <w:rFonts w:eastAsiaTheme="minorEastAsia"/>
          <w:color w:val="000000" w:themeColor="text1"/>
        </w:rPr>
      </w:pPr>
      <w:r>
        <w:rPr>
          <w:rFonts w:eastAsiaTheme="minorEastAsia"/>
          <w:bCs/>
          <w:color w:val="000000" w:themeColor="text1"/>
        </w:rPr>
        <w:t>The neurons were linked together into a network</w:t>
      </w:r>
      <w:r>
        <w:rPr>
          <w:rFonts w:eastAsiaTheme="minorEastAsia"/>
          <w:color w:val="000000" w:themeColor="text1"/>
        </w:rPr>
        <w:t xml:space="preserve">.  </w:t>
      </w:r>
      <w:r w:rsidR="001A7166" w:rsidRPr="005E39BB">
        <w:rPr>
          <w:rFonts w:eastAsiaTheme="minorEastAsia"/>
          <w:bCs/>
          <w:color w:val="000000" w:themeColor="text1"/>
        </w:rPr>
        <w:t xml:space="preserve">The </w:t>
      </w:r>
      <w:r w:rsidR="001A7166">
        <w:rPr>
          <w:rFonts w:eastAsiaTheme="minorEastAsia"/>
          <w:bCs/>
          <w:color w:val="000000" w:themeColor="text1"/>
        </w:rPr>
        <w:t xml:space="preserve">dendrite of each neuron collects </w:t>
      </w:r>
      <w:r>
        <w:rPr>
          <w:rFonts w:eastAsiaTheme="minorEastAsia"/>
          <w:bCs/>
          <w:color w:val="000000" w:themeColor="text1"/>
        </w:rPr>
        <w:t>synaptic inputs</w:t>
      </w:r>
      <w:r w:rsidR="001A7166">
        <w:rPr>
          <w:rFonts w:eastAsiaTheme="minorEastAsia"/>
          <w:b/>
          <w:color w:val="000000" w:themeColor="text1"/>
        </w:rPr>
        <w:t xml:space="preserve"> </w:t>
      </w:r>
      <w:r w:rsidR="001A7166">
        <w:rPr>
          <w:rFonts w:eastAsiaTheme="minorEastAsia"/>
          <w:bCs/>
          <w:color w:val="000000" w:themeColor="text1"/>
        </w:rPr>
        <w:t xml:space="preserve">from other connected neurons </w:t>
      </w:r>
      <w:r w:rsidR="001A7166" w:rsidRPr="005E39BB">
        <w:rPr>
          <w:rFonts w:eastAsiaTheme="minorEastAsia"/>
          <w:bCs/>
          <w:color w:val="000000" w:themeColor="text1"/>
        </w:rPr>
        <w:t xml:space="preserve">via the connection matrix </w:t>
      </w:r>
      <m:oMath>
        <m:r>
          <m:rPr>
            <m:sty m:val="bi"/>
          </m:rPr>
          <w:rPr>
            <w:rFonts w:ascii="Cambria Math" w:eastAsiaTheme="minorEastAsia" w:hAnsi="Cambria Math" w:cstheme="minorHAnsi"/>
            <w:color w:val="000000" w:themeColor="text1"/>
          </w:rPr>
          <m:t>M</m:t>
        </m:r>
      </m:oMath>
      <w:r w:rsidR="001A7166">
        <w:rPr>
          <w:rFonts w:eastAsiaTheme="minorEastAsia"/>
          <w:color w:val="000000" w:themeColor="text1"/>
        </w:rPr>
        <w:t xml:space="preserve">.  </w:t>
      </w:r>
      <w:r w:rsidR="00ED4312">
        <w:rPr>
          <w:rFonts w:eastAsiaTheme="minorEastAsia"/>
          <w:color w:val="000000" w:themeColor="text1"/>
        </w:rPr>
        <w:t xml:space="preserve">The synaptic input is the connectivity matrix multiplied by the neurotransmitter release rate </w:t>
      </w:r>
      <m:oMath>
        <m:r>
          <m:rPr>
            <m:sty m:val="bi"/>
          </m:rPr>
          <w:rPr>
            <w:rFonts w:ascii="Cambria Math" w:eastAsiaTheme="minorEastAsia" w:hAnsi="Cambria Math" w:cstheme="minorHAnsi"/>
            <w:color w:val="000000" w:themeColor="text1"/>
          </w:rPr>
          <m:t>M*b</m:t>
        </m:r>
        <m:r>
          <m:rPr>
            <m:sty m:val="bi"/>
          </m:rPr>
          <w:rPr>
            <w:rFonts w:ascii="Cambria Math" w:eastAsiaTheme="minorEastAsia" w:hAnsi="Cambria Math"/>
            <w:color w:val="000000" w:themeColor="text1"/>
          </w:rPr>
          <m:t>r</m:t>
        </m:r>
      </m:oMath>
      <w:r w:rsidR="00ED4312">
        <w:rPr>
          <w:rFonts w:eastAsiaTheme="minorEastAsia"/>
          <w:b/>
          <w:color w:val="000000" w:themeColor="text1"/>
        </w:rPr>
        <w:t xml:space="preserve">.  </w:t>
      </w:r>
      <w:r w:rsidR="001A7166">
        <w:rPr>
          <w:rFonts w:eastAsiaTheme="minorEastAsia"/>
          <w:color w:val="000000" w:themeColor="text1"/>
        </w:rPr>
        <w:t>The dendrite is a</w:t>
      </w:r>
      <w:r w:rsidR="001A7166" w:rsidRPr="005E39BB">
        <w:rPr>
          <w:rFonts w:eastAsiaTheme="minorEastAsia"/>
          <w:color w:val="000000" w:themeColor="text1"/>
        </w:rPr>
        <w:t xml:space="preserve"> </w:t>
      </w:r>
      <w:r w:rsidR="00ED4312">
        <w:rPr>
          <w:rFonts w:eastAsiaTheme="minorEastAsia"/>
          <w:color w:val="000000" w:themeColor="text1"/>
        </w:rPr>
        <w:t xml:space="preserve">first-order </w:t>
      </w:r>
      <w:r w:rsidR="001A7166" w:rsidRPr="005E39BB">
        <w:rPr>
          <w:rFonts w:eastAsiaTheme="minorEastAsia"/>
          <w:color w:val="000000" w:themeColor="text1"/>
        </w:rPr>
        <w:t>low-pass filter</w:t>
      </w:r>
      <w:r w:rsidR="001A7166">
        <w:rPr>
          <w:rFonts w:eastAsiaTheme="minorEastAsia"/>
          <w:color w:val="000000" w:themeColor="text1"/>
        </w:rPr>
        <w:t xml:space="preserve"> </w:t>
      </w:r>
      <w:r w:rsidR="001A7166">
        <w:rPr>
          <w:rFonts w:eastAsiaTheme="minorEastAsia"/>
          <w:bCs/>
          <w:color w:val="000000" w:themeColor="text1"/>
        </w:rPr>
        <w:t>with a</w:t>
      </w:r>
      <w:r w:rsidR="001A7166" w:rsidRPr="005E39BB">
        <w:rPr>
          <w:rFonts w:eastAsiaTheme="minorEastAsia"/>
          <w:bCs/>
          <w:color w:val="000000" w:themeColor="text1"/>
        </w:rPr>
        <w:t xml:space="preserve"> time constant </w:t>
      </w:r>
      <m:oMath>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τ</m:t>
            </m:r>
          </m:e>
          <m:sub>
            <m:r>
              <w:rPr>
                <w:rFonts w:ascii="Cambria Math" w:eastAsiaTheme="minorEastAsia" w:hAnsi="Cambria Math" w:cstheme="minorHAnsi"/>
                <w:color w:val="000000" w:themeColor="text1"/>
              </w:rPr>
              <m:t>d</m:t>
            </m:r>
          </m:sub>
        </m:sSub>
        <m:r>
          <w:rPr>
            <w:rFonts w:ascii="Cambria Math" w:eastAsiaTheme="minorEastAsia" w:hAnsi="Cambria Math" w:cstheme="minorHAnsi"/>
            <w:color w:val="000000" w:themeColor="text1"/>
          </w:rPr>
          <m:t>=</m:t>
        </m:r>
      </m:oMath>
      <w:r w:rsidR="001A7166">
        <w:rPr>
          <w:rFonts w:eastAsiaTheme="minorEastAsia"/>
          <w:color w:val="000000" w:themeColor="text1"/>
        </w:rPr>
        <w:t xml:space="preserve"> </w:t>
      </w:r>
      <w:r>
        <w:rPr>
          <w:rFonts w:eastAsiaTheme="minorEastAsia"/>
          <w:color w:val="000000" w:themeColor="text1"/>
        </w:rPr>
        <w:t>25</w:t>
      </w:r>
      <w:r w:rsidR="001A7166">
        <w:rPr>
          <w:rFonts w:eastAsiaTheme="minorEastAsia"/>
          <w:color w:val="000000" w:themeColor="text1"/>
        </w:rPr>
        <w:t xml:space="preserve"> </w:t>
      </w:r>
      <w:commentRangeStart w:id="22"/>
      <w:proofErr w:type="spellStart"/>
      <w:r w:rsidR="001A7166">
        <w:rPr>
          <w:rFonts w:eastAsiaTheme="minorEastAsia"/>
          <w:color w:val="000000" w:themeColor="text1"/>
        </w:rPr>
        <w:t>ms</w:t>
      </w:r>
      <w:commentRangeEnd w:id="22"/>
      <w:r w:rsidR="00AC5EF5">
        <w:rPr>
          <w:rStyle w:val="CommentReference"/>
        </w:rPr>
        <w:commentReference w:id="22"/>
      </w:r>
      <w:r w:rsidR="001A7166">
        <w:rPr>
          <w:rFonts w:eastAsiaTheme="minorEastAsia"/>
          <w:color w:val="000000" w:themeColor="text1"/>
        </w:rPr>
        <w:t>.</w:t>
      </w:r>
      <w:proofErr w:type="spellEnd"/>
      <w:r>
        <w:rPr>
          <w:rFonts w:eastAsiaTheme="minorEastAsia"/>
          <w:color w:val="000000" w:themeColor="text1"/>
        </w:rPr>
        <w:t xml:space="preserve">  </w:t>
      </w:r>
    </w:p>
    <w:p w14:paraId="69DB1363" w14:textId="32F08490" w:rsidR="004B51EB" w:rsidRPr="00B05B99" w:rsidRDefault="00000000" w:rsidP="00B05B99">
      <w:pPr>
        <w:jc w:val="right"/>
        <w:rPr>
          <w:rFonts w:eastAsiaTheme="minorEastAsia"/>
          <w:color w:val="000000" w:themeColor="text1"/>
        </w:rPr>
      </w:pPr>
      <m:oMathPara>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d</m:t>
              </m:r>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w:rPr>
                      <w:rFonts w:ascii="Cambria Math" w:eastAsiaTheme="minorEastAsia" w:hAnsi="Cambria Math" w:cstheme="minorHAnsi"/>
                      <w:color w:val="000000" w:themeColor="text1"/>
                    </w:rPr>
                    <m:t>d</m:t>
                  </m:r>
                </m:sub>
              </m:sSub>
            </m:num>
            <m:den>
              <m:r>
                <w:rPr>
                  <w:rFonts w:ascii="Cambria Math" w:eastAsiaTheme="minorEastAsia" w:hAnsi="Cambria Math" w:cstheme="minorHAnsi"/>
                  <w:color w:val="000000" w:themeColor="text1"/>
                </w:rPr>
                <m:t>dt</m:t>
              </m:r>
            </m:den>
          </m:f>
          <m:r>
            <w:rPr>
              <w:rFonts w:ascii="Cambria Math" w:eastAsiaTheme="minorEastAsia" w:hAnsi="Cambria Math" w:cstheme="minorHAnsi"/>
              <w:color w:val="000000" w:themeColor="text1"/>
            </w:rPr>
            <m:t>=</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m:t>
              </m:r>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w:rPr>
                      <w:rFonts w:ascii="Cambria Math" w:eastAsiaTheme="minorEastAsia" w:hAnsi="Cambria Math" w:cstheme="minorHAnsi"/>
                      <w:color w:val="000000" w:themeColor="text1"/>
                    </w:rPr>
                    <m:t>d</m:t>
                  </m:r>
                </m:sub>
              </m:sSub>
              <m:r>
                <w:rPr>
                  <w:rFonts w:ascii="Cambria Math" w:eastAsiaTheme="minorEastAsia" w:hAnsi="Cambria Math" w:cstheme="minorHAnsi"/>
                  <w:color w:val="000000" w:themeColor="text1"/>
                </w:rPr>
                <m:t>+</m:t>
              </m:r>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u</m:t>
                  </m:r>
                </m:e>
                <m:sub>
                  <m:r>
                    <w:rPr>
                      <w:rFonts w:ascii="Cambria Math" w:eastAsiaTheme="minorEastAsia" w:hAnsi="Cambria Math" w:cstheme="minorHAnsi"/>
                      <w:color w:val="000000" w:themeColor="text1"/>
                    </w:rPr>
                    <m:t>ex</m:t>
                  </m:r>
                </m:sub>
              </m:sSub>
              <m:r>
                <w:rPr>
                  <w:rFonts w:ascii="Cambria Math" w:eastAsiaTheme="minorEastAsia" w:hAnsi="Cambria Math" w:cstheme="minorHAnsi"/>
                  <w:color w:val="000000" w:themeColor="text1"/>
                </w:rPr>
                <m:t xml:space="preserve">+ </m:t>
              </m:r>
              <m:r>
                <m:rPr>
                  <m:sty m:val="bi"/>
                </m:rPr>
                <w:rPr>
                  <w:rFonts w:ascii="Cambria Math" w:eastAsiaTheme="minorEastAsia" w:hAnsi="Cambria Math" w:cstheme="minorHAnsi"/>
                  <w:color w:val="000000" w:themeColor="text1"/>
                </w:rPr>
                <m:t>M*</m:t>
              </m:r>
              <m:r>
                <m:rPr>
                  <m:sty m:val="bi"/>
                </m:rPr>
                <w:rPr>
                  <w:rFonts w:ascii="Cambria Math" w:eastAsiaTheme="minorEastAsia" w:hAnsi="Cambria Math"/>
                  <w:color w:val="000000" w:themeColor="text1"/>
                </w:rPr>
                <m:t>br</m:t>
              </m:r>
            </m:num>
            <m:den>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τ</m:t>
                  </m:r>
                </m:e>
                <m:sub>
                  <m:r>
                    <w:rPr>
                      <w:rFonts w:ascii="Cambria Math" w:eastAsiaTheme="minorEastAsia" w:hAnsi="Cambria Math" w:cstheme="minorHAnsi"/>
                      <w:color w:val="000000" w:themeColor="text1"/>
                    </w:rPr>
                    <m:t>d</m:t>
                  </m:r>
                </m:sub>
              </m:sSub>
            </m:den>
          </m:f>
          <m:r>
            <m:rPr>
              <m:sty m:val="p"/>
            </m:rPr>
            <w:rPr>
              <w:rFonts w:eastAsiaTheme="minorEastAsia"/>
              <w:color w:val="000000" w:themeColor="text1"/>
            </w:rPr>
            <w:br/>
          </m:r>
        </m:oMath>
      </m:oMathPara>
      <w:r w:rsidR="0071170D">
        <w:rPr>
          <w:rFonts w:eastAsiaTheme="minorEastAsia"/>
          <w:bCs/>
          <w:color w:val="000000" w:themeColor="text1"/>
        </w:rPr>
        <w:t>4</w:t>
      </w:r>
    </w:p>
    <w:p w14:paraId="1B96F0B0" w14:textId="5C00B9EB" w:rsidR="00104D88" w:rsidRPr="0071170D" w:rsidRDefault="006031F7" w:rsidP="00C74F93">
      <w:pPr>
        <w:rPr>
          <w:rFonts w:eastAsiaTheme="minorEastAsia"/>
          <w:bCs/>
          <w:color w:val="000000" w:themeColor="text1"/>
        </w:rPr>
      </w:pPr>
      <w:r w:rsidRPr="005E39BB">
        <w:rPr>
          <w:rFonts w:eastAsiaTheme="minorEastAsia"/>
          <w:bCs/>
          <w:color w:val="000000" w:themeColor="text1"/>
        </w:rPr>
        <w:t xml:space="preserve">Our typical </w:t>
      </w:r>
      <w:r w:rsidR="004D74DA">
        <w:rPr>
          <w:rFonts w:eastAsiaTheme="minorEastAsia"/>
          <w:bCs/>
          <w:color w:val="000000" w:themeColor="text1"/>
        </w:rPr>
        <w:t>network</w:t>
      </w:r>
      <w:r w:rsidRPr="005E39BB">
        <w:rPr>
          <w:rFonts w:eastAsiaTheme="minorEastAsia"/>
          <w:bCs/>
          <w:color w:val="000000" w:themeColor="text1"/>
        </w:rPr>
        <w:t xml:space="preserve"> include</w:t>
      </w:r>
      <w:r w:rsidR="004D74DA">
        <w:rPr>
          <w:rFonts w:eastAsiaTheme="minorEastAsia"/>
          <w:bCs/>
          <w:color w:val="000000" w:themeColor="text1"/>
        </w:rPr>
        <w:t>d</w:t>
      </w:r>
      <w:r w:rsidRPr="005E39BB">
        <w:rPr>
          <w:rFonts w:eastAsiaTheme="minorEastAsia"/>
          <w:bCs/>
          <w:color w:val="000000" w:themeColor="text1"/>
        </w:rPr>
        <w:t xml:space="preserve"> 10 neurons</w:t>
      </w:r>
      <w:r w:rsidR="00894251" w:rsidRPr="005E39BB">
        <w:rPr>
          <w:rFonts w:eastAsiaTheme="minorEastAsia"/>
          <w:bCs/>
          <w:color w:val="000000" w:themeColor="text1"/>
        </w:rPr>
        <w:t>. The connectivity obey</w:t>
      </w:r>
      <w:r w:rsidR="004D74DA">
        <w:rPr>
          <w:rFonts w:eastAsiaTheme="minorEastAsia"/>
          <w:bCs/>
          <w:color w:val="000000" w:themeColor="text1"/>
        </w:rPr>
        <w:t>ed</w:t>
      </w:r>
      <w:r w:rsidR="00894251" w:rsidRPr="005E39BB">
        <w:rPr>
          <w:rFonts w:eastAsiaTheme="minorEastAsia"/>
          <w:bCs/>
          <w:color w:val="000000" w:themeColor="text1"/>
        </w:rPr>
        <w:t xml:space="preserve"> Dale’s law with</w:t>
      </w:r>
      <w:r w:rsidR="00F600CB" w:rsidRPr="005E39BB">
        <w:rPr>
          <w:rFonts w:eastAsiaTheme="minorEastAsia"/>
          <w:bCs/>
          <w:color w:val="000000" w:themeColor="text1"/>
        </w:rPr>
        <w:t xml:space="preserve"> an</w:t>
      </w:r>
      <w:r w:rsidR="00894251" w:rsidRPr="005E39BB">
        <w:rPr>
          <w:rFonts w:eastAsiaTheme="minorEastAsia"/>
          <w:bCs/>
          <w:color w:val="000000" w:themeColor="text1"/>
        </w:rPr>
        <w:t xml:space="preserve"> </w:t>
      </w:r>
      <w:r w:rsidR="00203A80">
        <w:rPr>
          <w:rFonts w:eastAsiaTheme="minorEastAsia"/>
          <w:bCs/>
          <w:color w:val="000000" w:themeColor="text1"/>
        </w:rPr>
        <w:t>7</w:t>
      </w:r>
      <w:r w:rsidR="00894251" w:rsidRPr="005E39BB">
        <w:rPr>
          <w:rFonts w:eastAsiaTheme="minorEastAsia"/>
          <w:bCs/>
          <w:color w:val="000000" w:themeColor="text1"/>
        </w:rPr>
        <w:t>0</w:t>
      </w:r>
      <w:r w:rsidR="00AA34E5" w:rsidRPr="005E39BB">
        <w:rPr>
          <w:rFonts w:eastAsiaTheme="minorEastAsia"/>
          <w:bCs/>
          <w:color w:val="000000" w:themeColor="text1"/>
        </w:rPr>
        <w:t>%-</w:t>
      </w:r>
      <w:r w:rsidR="00203A80">
        <w:rPr>
          <w:rFonts w:eastAsiaTheme="minorEastAsia"/>
          <w:bCs/>
          <w:color w:val="000000" w:themeColor="text1"/>
        </w:rPr>
        <w:t>3</w:t>
      </w:r>
      <w:r w:rsidR="00166DAE" w:rsidRPr="005E39BB">
        <w:rPr>
          <w:rFonts w:eastAsiaTheme="minorEastAsia"/>
          <w:bCs/>
          <w:color w:val="000000" w:themeColor="text1"/>
        </w:rPr>
        <w:t>0</w:t>
      </w:r>
      <w:r w:rsidR="00AA34E5" w:rsidRPr="005E39BB">
        <w:rPr>
          <w:rFonts w:eastAsiaTheme="minorEastAsia"/>
          <w:bCs/>
          <w:color w:val="000000" w:themeColor="text1"/>
        </w:rPr>
        <w:t>%</w:t>
      </w:r>
      <w:r w:rsidR="00166DAE" w:rsidRPr="005E39BB">
        <w:rPr>
          <w:rFonts w:eastAsiaTheme="minorEastAsia"/>
          <w:bCs/>
          <w:color w:val="000000" w:themeColor="text1"/>
        </w:rPr>
        <w:t xml:space="preserve"> split of excitatory and inhibitory neurons.  </w:t>
      </w:r>
      <w:r w:rsidR="0071170D">
        <w:rPr>
          <w:rFonts w:eastAsiaTheme="minorEastAsia"/>
          <w:bCs/>
          <w:color w:val="000000" w:themeColor="text1"/>
        </w:rPr>
        <w:t xml:space="preserve">Connections were sparse with each neuron making 5 outward and 5 inward connections on average. </w:t>
      </w:r>
      <w:r w:rsidR="004362AC">
        <w:rPr>
          <w:rFonts w:eastAsiaTheme="minorEastAsia"/>
          <w:bCs/>
          <w:color w:val="000000" w:themeColor="text1"/>
        </w:rPr>
        <w:t xml:space="preserve">The network was strongly connected (from graph theory) such that there were no isolated subnetworks.  </w:t>
      </w:r>
      <w:r w:rsidR="001D3039" w:rsidRPr="005E39BB">
        <w:rPr>
          <w:rFonts w:eastAsiaTheme="minorEastAsia"/>
          <w:bCs/>
          <w:color w:val="000000" w:themeColor="text1"/>
        </w:rPr>
        <w:t>The m</w:t>
      </w:r>
      <w:r w:rsidR="00166DAE" w:rsidRPr="005E39BB">
        <w:rPr>
          <w:rFonts w:eastAsiaTheme="minorEastAsia"/>
          <w:bCs/>
          <w:color w:val="000000" w:themeColor="text1"/>
        </w:rPr>
        <w:t xml:space="preserve">ean connection strength </w:t>
      </w:r>
      <w:r w:rsidR="004D74DA">
        <w:rPr>
          <w:rFonts w:eastAsiaTheme="minorEastAsia"/>
          <w:bCs/>
          <w:color w:val="000000" w:themeColor="text1"/>
        </w:rPr>
        <w:t>wa</w:t>
      </w:r>
      <w:r w:rsidR="00C83A5E">
        <w:rPr>
          <w:rFonts w:eastAsiaTheme="minorEastAsia"/>
          <w:bCs/>
          <w:color w:val="000000" w:themeColor="text1"/>
        </w:rPr>
        <w:t>s</w:t>
      </w:r>
      <w:r w:rsidR="00166DAE" w:rsidRPr="005E39BB">
        <w:rPr>
          <w:rFonts w:eastAsiaTheme="minorEastAsia"/>
          <w:bCs/>
          <w:color w:val="000000" w:themeColor="text1"/>
        </w:rPr>
        <w:t xml:space="preserve"> 0.5 with a standard deviation of 0.5</w:t>
      </w:r>
      <w:r w:rsidR="000D7691">
        <w:rPr>
          <w:rFonts w:eastAsiaTheme="minorEastAsia"/>
          <w:bCs/>
          <w:color w:val="000000" w:themeColor="text1"/>
        </w:rPr>
        <w:t xml:space="preserve"> for </w:t>
      </w:r>
      <w:r w:rsidR="00426136">
        <w:rPr>
          <w:rFonts w:eastAsiaTheme="minorEastAsia"/>
          <w:bCs/>
          <w:color w:val="000000" w:themeColor="text1"/>
        </w:rPr>
        <w:t>all connections</w:t>
      </w:r>
      <w:r w:rsidR="0009363A">
        <w:rPr>
          <w:rFonts w:eastAsiaTheme="minorEastAsia"/>
          <w:bCs/>
          <w:color w:val="000000" w:themeColor="text1"/>
        </w:rPr>
        <w:t xml:space="preserve"> (E-E, E-I, and I-E), </w:t>
      </w:r>
      <w:r w:rsidR="0071170D">
        <w:rPr>
          <w:rFonts w:eastAsiaTheme="minorEastAsia"/>
          <w:bCs/>
          <w:color w:val="000000" w:themeColor="text1"/>
        </w:rPr>
        <w:t>except for</w:t>
      </w:r>
      <w:r w:rsidR="0009363A">
        <w:rPr>
          <w:rFonts w:eastAsiaTheme="minorEastAsia"/>
          <w:bCs/>
          <w:color w:val="000000" w:themeColor="text1"/>
        </w:rPr>
        <w:t xml:space="preserve"> inhibitory</w:t>
      </w:r>
      <w:r w:rsidR="0071170D">
        <w:rPr>
          <w:rFonts w:eastAsiaTheme="minorEastAsia"/>
          <w:bCs/>
          <w:color w:val="000000" w:themeColor="text1"/>
        </w:rPr>
        <w:t>-</w:t>
      </w:r>
      <w:r w:rsidR="0009363A">
        <w:rPr>
          <w:rFonts w:eastAsiaTheme="minorEastAsia"/>
          <w:bCs/>
          <w:color w:val="000000" w:themeColor="text1"/>
        </w:rPr>
        <w:t>to</w:t>
      </w:r>
      <w:r w:rsidR="0071170D">
        <w:rPr>
          <w:rFonts w:eastAsiaTheme="minorEastAsia"/>
          <w:bCs/>
          <w:color w:val="000000" w:themeColor="text1"/>
        </w:rPr>
        <w:t>-</w:t>
      </w:r>
      <w:r w:rsidR="0009363A">
        <w:rPr>
          <w:rFonts w:eastAsiaTheme="minorEastAsia"/>
          <w:bCs/>
          <w:color w:val="000000" w:themeColor="text1"/>
        </w:rPr>
        <w:t xml:space="preserve">inhibitory connections (I-I), which were </w:t>
      </w:r>
      <w:r w:rsidR="0071170D">
        <w:rPr>
          <w:rFonts w:eastAsiaTheme="minorEastAsia"/>
          <w:bCs/>
          <w:color w:val="000000" w:themeColor="text1"/>
        </w:rPr>
        <w:t>half as strong</w:t>
      </w:r>
      <w:r w:rsidR="00104D88">
        <w:rPr>
          <w:rFonts w:eastAsiaTheme="minorEastAsia"/>
          <w:bCs/>
          <w:color w:val="000000" w:themeColor="text1"/>
        </w:rPr>
        <w:t>.</w:t>
      </w:r>
      <w:r w:rsidR="0071170D">
        <w:rPr>
          <w:rFonts w:eastAsiaTheme="minorEastAsia"/>
          <w:bCs/>
          <w:color w:val="000000" w:themeColor="text1"/>
        </w:rPr>
        <w:t xml:space="preserve">  </w:t>
      </w:r>
      <w:r w:rsidR="00D17438" w:rsidRPr="00926F10">
        <w:rPr>
          <w:rFonts w:eastAsiaTheme="minorEastAsia"/>
          <w:bCs/>
          <w:color w:val="000000" w:themeColor="text1"/>
        </w:rPr>
        <w:t xml:space="preserve">Therefore, if adaptation is disabled with </w:t>
      </w:r>
      <m:oMath>
        <m:r>
          <m:rPr>
            <m:sty m:val="bi"/>
          </m:rPr>
          <w:rPr>
            <w:rFonts w:ascii="Cambria Math" w:eastAsiaTheme="minorEastAsia" w:hAnsi="Cambria Math"/>
            <w:color w:val="000000" w:themeColor="text1"/>
          </w:rPr>
          <m:t>b=</m:t>
        </m:r>
        <m:r>
          <w:rPr>
            <w:rFonts w:ascii="Cambria Math" w:eastAsiaTheme="minorEastAsia" w:hAnsi="Cambria Math"/>
            <w:color w:val="000000" w:themeColor="text1"/>
          </w:rPr>
          <m:t>1</m:t>
        </m:r>
      </m:oMath>
      <w:r w:rsidR="00D17438" w:rsidRPr="00926F10">
        <w:rPr>
          <w:rFonts w:eastAsiaTheme="minorEastAsia"/>
          <w:bCs/>
          <w:color w:val="000000" w:themeColor="text1"/>
        </w:rPr>
        <w:t xml:space="preserve"> and </w:t>
      </w:r>
      <m:oMath>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r>
          <w:rPr>
            <w:rFonts w:ascii="Cambria Math" w:hAnsi="Cambria Math"/>
            <w:color w:val="000000" w:themeColor="text1"/>
          </w:rPr>
          <m:t>=0</m:t>
        </m:r>
      </m:oMath>
      <w:r w:rsidR="00E52F56" w:rsidRPr="00926F10">
        <w:rPr>
          <w:rFonts w:eastAsiaTheme="minorEastAsia"/>
          <w:color w:val="000000" w:themeColor="text1"/>
        </w:rPr>
        <w:t xml:space="preserve">, then </w:t>
      </w:r>
      <w:r w:rsidR="008E26DA" w:rsidRPr="00926F10">
        <w:rPr>
          <w:rFonts w:eastAsiaTheme="minorEastAsia"/>
          <w:color w:val="000000" w:themeColor="text1"/>
        </w:rPr>
        <w:t>the branching factor</w:t>
      </w:r>
      <w:r w:rsidR="00392735" w:rsidRPr="00926F10">
        <w:rPr>
          <w:rFonts w:eastAsiaTheme="minorEastAsia"/>
          <w:color w:val="000000" w:themeColor="text1"/>
        </w:rPr>
        <w:t xml:space="preserve"> </w:t>
      </w:r>
      <w:r w:rsidR="009F3C7D">
        <w:rPr>
          <w:rFonts w:eastAsiaTheme="minorEastAsia"/>
          <w:color w:val="000000" w:themeColor="text1"/>
        </w:rPr>
        <w:t xml:space="preserve">is </w:t>
      </w:r>
      <w:r w:rsidR="00FD0B14">
        <w:rPr>
          <w:rFonts w:eastAsiaTheme="minorEastAsia"/>
          <w:color w:val="000000" w:themeColor="text1"/>
        </w:rPr>
        <w:t>5</w:t>
      </w:r>
      <w:r w:rsidR="008E26DA" w:rsidRPr="00926F10">
        <w:rPr>
          <w:rFonts w:eastAsiaTheme="minorEastAsia"/>
          <w:color w:val="000000" w:themeColor="text1"/>
        </w:rPr>
        <w:t xml:space="preserve"> x 0.5 = </w:t>
      </w:r>
      <w:r w:rsidR="009F3C7D">
        <w:rPr>
          <w:rFonts w:eastAsiaTheme="minorEastAsia"/>
          <w:color w:val="000000" w:themeColor="text1"/>
        </w:rPr>
        <w:t>2</w:t>
      </w:r>
      <w:r w:rsidR="00FD0B14">
        <w:rPr>
          <w:rFonts w:eastAsiaTheme="minorEastAsia"/>
          <w:color w:val="000000" w:themeColor="text1"/>
        </w:rPr>
        <w:t>.5</w:t>
      </w:r>
      <w:r w:rsidR="000F6AB5" w:rsidRPr="00926F10">
        <w:rPr>
          <w:rFonts w:eastAsiaTheme="minorEastAsia"/>
          <w:color w:val="000000" w:themeColor="text1"/>
        </w:rPr>
        <w:t>,</w:t>
      </w:r>
      <w:r w:rsidR="009F3C7D">
        <w:rPr>
          <w:rFonts w:eastAsiaTheme="minorEastAsia"/>
          <w:color w:val="000000" w:themeColor="text1"/>
        </w:rPr>
        <w:t>1</w:t>
      </w:r>
      <w:r w:rsidR="00FD0B14">
        <w:rPr>
          <w:rFonts w:eastAsiaTheme="minorEastAsia"/>
          <w:color w:val="000000" w:themeColor="text1"/>
        </w:rPr>
        <w:t>5</w:t>
      </w:r>
      <w:r w:rsidR="009F3C7D">
        <w:rPr>
          <w:rFonts w:eastAsiaTheme="minorEastAsia"/>
          <w:color w:val="000000" w:themeColor="text1"/>
        </w:rPr>
        <w:t>0</w:t>
      </w:r>
      <w:r w:rsidR="000F6AB5" w:rsidRPr="00926F10">
        <w:rPr>
          <w:rFonts w:eastAsiaTheme="minorEastAsia"/>
          <w:color w:val="000000" w:themeColor="text1"/>
        </w:rPr>
        <w:t>% above unity.</w:t>
      </w:r>
      <w:r w:rsidR="00D17438" w:rsidRPr="00926F10">
        <w:rPr>
          <w:rFonts w:eastAsiaTheme="minorEastAsia"/>
          <w:b/>
          <w:color w:val="000000" w:themeColor="text1"/>
        </w:rPr>
        <w:t xml:space="preserve">  </w:t>
      </w:r>
      <w:r w:rsidR="00DA3AB5">
        <w:rPr>
          <w:rFonts w:eastAsiaTheme="minorEastAsia"/>
          <w:bCs/>
          <w:color w:val="000000" w:themeColor="text1"/>
        </w:rPr>
        <w:t>The branching factor for</w:t>
      </w:r>
      <w:r w:rsidR="008A069B">
        <w:rPr>
          <w:rFonts w:eastAsiaTheme="minorEastAsia"/>
          <w:bCs/>
          <w:color w:val="000000" w:themeColor="text1"/>
        </w:rPr>
        <w:t xml:space="preserve"> the</w:t>
      </w:r>
      <w:r w:rsidR="00DA3AB5">
        <w:rPr>
          <w:rFonts w:eastAsiaTheme="minorEastAsia"/>
          <w:bCs/>
          <w:color w:val="000000" w:themeColor="text1"/>
        </w:rPr>
        <w:t xml:space="preserve"> E</w:t>
      </w:r>
      <w:r w:rsidR="001410D4">
        <w:rPr>
          <w:rFonts w:eastAsiaTheme="minorEastAsia"/>
          <w:bCs/>
          <w:color w:val="000000" w:themeColor="text1"/>
        </w:rPr>
        <w:t>-</w:t>
      </w:r>
      <w:r w:rsidR="00DA3AB5">
        <w:rPr>
          <w:rFonts w:eastAsiaTheme="minorEastAsia"/>
          <w:bCs/>
          <w:color w:val="000000" w:themeColor="text1"/>
        </w:rPr>
        <w:t xml:space="preserve">E </w:t>
      </w:r>
      <w:r w:rsidR="008A069B">
        <w:rPr>
          <w:rFonts w:eastAsiaTheme="minorEastAsia"/>
          <w:bCs/>
          <w:color w:val="000000" w:themeColor="text1"/>
        </w:rPr>
        <w:t>subnetwork</w:t>
      </w:r>
      <w:r w:rsidR="001410D4">
        <w:rPr>
          <w:rFonts w:eastAsiaTheme="minorEastAsia"/>
          <w:bCs/>
          <w:color w:val="000000" w:themeColor="text1"/>
        </w:rPr>
        <w:t xml:space="preserve"> alone</w:t>
      </w:r>
      <w:r w:rsidR="00DA3AB5">
        <w:rPr>
          <w:rFonts w:eastAsiaTheme="minorEastAsia"/>
          <w:bCs/>
          <w:color w:val="000000" w:themeColor="text1"/>
        </w:rPr>
        <w:t xml:space="preserve"> is </w:t>
      </w:r>
      <m:oMath>
        <m:r>
          <w:rPr>
            <w:rFonts w:ascii="Cambria Math" w:eastAsiaTheme="minorEastAsia" w:hAnsi="Cambria Math"/>
            <w:color w:val="000000" w:themeColor="text1"/>
          </w:rPr>
          <m:t xml:space="preserve">0.7 </m:t>
        </m:r>
        <m:r>
          <m:rPr>
            <m:sty m:val="p"/>
          </m:rPr>
          <w:rPr>
            <w:rFonts w:ascii="Cambria Math" w:eastAsiaTheme="minorEastAsia" w:hAnsi="Cambria Math"/>
            <w:color w:val="000000" w:themeColor="text1"/>
          </w:rPr>
          <m:t>x</m:t>
        </m:r>
        <m:r>
          <w:rPr>
            <w:rFonts w:ascii="Cambria Math" w:eastAsiaTheme="minorEastAsia" w:hAnsi="Cambria Math"/>
            <w:color w:val="000000" w:themeColor="text1"/>
          </w:rPr>
          <m:t xml:space="preserve"> 0.5 </m:t>
        </m:r>
        <m:r>
          <m:rPr>
            <m:sty m:val="p"/>
          </m:rPr>
          <w:rPr>
            <w:rFonts w:ascii="Cambria Math" w:eastAsiaTheme="minorEastAsia" w:hAnsi="Cambria Math"/>
            <w:color w:val="000000" w:themeColor="text1"/>
          </w:rPr>
          <m:t xml:space="preserve">x </m:t>
        </m:r>
        <m:r>
          <w:rPr>
            <w:rFonts w:ascii="Cambria Math" w:eastAsiaTheme="minorEastAsia" w:hAnsi="Cambria Math"/>
            <w:color w:val="000000" w:themeColor="text1"/>
          </w:rPr>
          <m:t>5=1.75</m:t>
        </m:r>
      </m:oMath>
      <w:r w:rsidR="008A069B">
        <w:rPr>
          <w:rFonts w:eastAsiaTheme="minorEastAsia"/>
          <w:bCs/>
          <w:color w:val="000000" w:themeColor="text1"/>
        </w:rPr>
        <w:t>, again, well above unity.</w:t>
      </w:r>
      <w:r w:rsidR="003C3C66">
        <w:rPr>
          <w:rFonts w:eastAsiaTheme="minorEastAsia"/>
          <w:bCs/>
          <w:color w:val="000000" w:themeColor="text1"/>
        </w:rPr>
        <w:t xml:space="preserve">  With more than twice as many excitatory neurons than inhibitory neurons, </w:t>
      </w:r>
      <w:r w:rsidR="00897FB5">
        <w:rPr>
          <w:rFonts w:eastAsiaTheme="minorEastAsia"/>
          <w:bCs/>
          <w:color w:val="000000" w:themeColor="text1"/>
        </w:rPr>
        <w:t xml:space="preserve">a large fraction of networks with this default connectivity will be </w:t>
      </w:r>
      <w:r w:rsidR="00F46776">
        <w:rPr>
          <w:rFonts w:eastAsiaTheme="minorEastAsia"/>
          <w:bCs/>
          <w:color w:val="000000" w:themeColor="text1"/>
        </w:rPr>
        <w:t>quite divergent through much of state space</w:t>
      </w:r>
      <w:r w:rsidR="004362AC">
        <w:rPr>
          <w:rFonts w:eastAsiaTheme="minorEastAsia"/>
          <w:bCs/>
          <w:color w:val="000000" w:themeColor="text1"/>
        </w:rPr>
        <w:t xml:space="preserve"> if adaptation is </w:t>
      </w:r>
      <w:commentRangeStart w:id="23"/>
      <w:r w:rsidR="004362AC">
        <w:rPr>
          <w:rFonts w:eastAsiaTheme="minorEastAsia"/>
          <w:bCs/>
          <w:color w:val="000000" w:themeColor="text1"/>
        </w:rPr>
        <w:t>disabled</w:t>
      </w:r>
      <w:commentRangeEnd w:id="23"/>
      <w:r w:rsidR="00AC5EF5">
        <w:rPr>
          <w:rStyle w:val="CommentReference"/>
        </w:rPr>
        <w:commentReference w:id="23"/>
      </w:r>
      <w:r w:rsidR="004362AC">
        <w:rPr>
          <w:rFonts w:eastAsiaTheme="minorEastAsia"/>
          <w:bCs/>
          <w:color w:val="000000" w:themeColor="text1"/>
        </w:rPr>
        <w:t xml:space="preserve">.  </w:t>
      </w:r>
    </w:p>
    <w:p w14:paraId="7236F89C" w14:textId="77777777" w:rsidR="00104D88" w:rsidRDefault="00104D88" w:rsidP="00C74F93">
      <w:pPr>
        <w:rPr>
          <w:rFonts w:eastAsiaTheme="minorEastAsia"/>
          <w:bCs/>
          <w:color w:val="000000" w:themeColor="text1"/>
        </w:rPr>
      </w:pPr>
    </w:p>
    <w:p w14:paraId="4A86FE04" w14:textId="44BD01FE" w:rsidR="00055673" w:rsidRDefault="0003362E" w:rsidP="004D008F">
      <w:pPr>
        <w:rPr>
          <w:color w:val="000000" w:themeColor="text1"/>
        </w:rPr>
      </w:pPr>
      <w:r w:rsidRPr="005E39BB">
        <w:rPr>
          <w:rFonts w:eastAsiaTheme="minorEastAsia"/>
          <w:bCs/>
          <w:color w:val="000000" w:themeColor="text1"/>
        </w:rPr>
        <w:t xml:space="preserve">We used </w:t>
      </w:r>
      <w:commentRangeStart w:id="24"/>
      <w:r w:rsidR="004362AC">
        <w:rPr>
          <w:rFonts w:eastAsiaTheme="minorEastAsia"/>
          <w:bCs/>
          <w:color w:val="000000" w:themeColor="text1"/>
        </w:rPr>
        <w:t>Ralston’s improved 4</w:t>
      </w:r>
      <w:r w:rsidR="004362AC" w:rsidRPr="004362AC">
        <w:rPr>
          <w:rFonts w:eastAsiaTheme="minorEastAsia"/>
          <w:bCs/>
          <w:color w:val="000000" w:themeColor="text1"/>
          <w:vertAlign w:val="superscript"/>
        </w:rPr>
        <w:t>th</w:t>
      </w:r>
      <w:r w:rsidR="004362AC">
        <w:rPr>
          <w:rFonts w:eastAsiaTheme="minorEastAsia"/>
          <w:bCs/>
          <w:color w:val="000000" w:themeColor="text1"/>
        </w:rPr>
        <w:t xml:space="preserve"> order </w:t>
      </w:r>
      <w:proofErr w:type="spellStart"/>
      <w:r w:rsidR="004362AC">
        <w:rPr>
          <w:rFonts w:eastAsiaTheme="minorEastAsia"/>
          <w:bCs/>
          <w:color w:val="000000" w:themeColor="text1"/>
        </w:rPr>
        <w:t>Kutta</w:t>
      </w:r>
      <w:proofErr w:type="spellEnd"/>
      <w:r w:rsidR="004362AC">
        <w:rPr>
          <w:rFonts w:eastAsiaTheme="minorEastAsia"/>
          <w:bCs/>
          <w:color w:val="000000" w:themeColor="text1"/>
        </w:rPr>
        <w:t xml:space="preserve"> method</w:t>
      </w:r>
      <w:commentRangeEnd w:id="24"/>
      <w:r w:rsidR="004716E6">
        <w:rPr>
          <w:rStyle w:val="CommentReference"/>
        </w:rPr>
        <w:commentReference w:id="24"/>
      </w:r>
      <w:r w:rsidR="004362AC">
        <w:rPr>
          <w:rFonts w:eastAsiaTheme="minorEastAsia"/>
          <w:bCs/>
          <w:color w:val="000000" w:themeColor="text1"/>
        </w:rPr>
        <w:t xml:space="preserve"> to numerically integrate the system of equations </w:t>
      </w:r>
      <w:r w:rsidR="00490E7E" w:rsidRPr="005E39BB">
        <w:rPr>
          <w:rFonts w:eastAsiaTheme="minorEastAsia"/>
          <w:bCs/>
          <w:color w:val="000000" w:themeColor="text1"/>
        </w:rPr>
        <w:t xml:space="preserve">at 1000 samples/second.  </w:t>
      </w:r>
      <w:r w:rsidR="008901E8" w:rsidRPr="005E39BB">
        <w:rPr>
          <w:rFonts w:eastAsiaTheme="minorEastAsia"/>
          <w:bCs/>
          <w:color w:val="000000" w:themeColor="text1"/>
        </w:rPr>
        <w:t>We chose three timescales of SFA</w:t>
      </w:r>
      <w:r w:rsidR="004362AC">
        <w:rPr>
          <w:rFonts w:eastAsiaTheme="minorEastAsia"/>
          <w:bCs/>
          <w:color w:val="000000" w:themeColor="text1"/>
        </w:rPr>
        <w:t xml:space="preserve"> </w:t>
      </w:r>
      <m:oMath>
        <m:sSub>
          <m:sSubPr>
            <m:ctrlPr>
              <w:rPr>
                <w:rFonts w:ascii="Cambria Math" w:eastAsiaTheme="minorEastAsia" w:hAnsi="Cambria Math"/>
                <w:i/>
                <w:color w:val="000000" w:themeColor="text1"/>
              </w:rPr>
            </m:ctrlPr>
          </m:sSubPr>
          <m:e>
            <m:r>
              <m:rPr>
                <m:sty m:val="bi"/>
              </m:rPr>
              <w:rPr>
                <w:rFonts w:ascii="Cambria Math" w:eastAsiaTheme="minorEastAsia" w:hAnsi="Cambria Math"/>
                <w:color w:val="000000" w:themeColor="text1"/>
              </w:rPr>
              <m:t>τ</m:t>
            </m:r>
          </m:e>
          <m:sub>
            <m:sSub>
              <m:sSubPr>
                <m:ctrlPr>
                  <w:rPr>
                    <w:rFonts w:ascii="Cambria Math" w:hAnsi="Cambria Math"/>
                    <w:bCs/>
                    <w:i/>
                    <w:color w:val="000000" w:themeColor="text1"/>
                  </w:rPr>
                </m:ctrlPr>
              </m:sSubPr>
              <m:e>
                <m:r>
                  <w:rPr>
                    <w:rFonts w:ascii="Cambria Math" w:hAnsi="Cambria Math"/>
                    <w:color w:val="000000" w:themeColor="text1"/>
                  </w:rPr>
                  <m:t>a</m:t>
                </m:r>
              </m:e>
              <m:sub>
                <m:r>
                  <w:rPr>
                    <w:rFonts w:ascii="Cambria Math" w:hAnsi="Cambria Math"/>
                    <w:color w:val="000000" w:themeColor="text1"/>
                  </w:rPr>
                  <m:t>k</m:t>
                </m:r>
              </m:sub>
            </m:sSub>
          </m:sub>
        </m:sSub>
      </m:oMath>
      <w:r w:rsidR="008901E8" w:rsidRPr="005E39BB">
        <w:rPr>
          <w:rFonts w:eastAsiaTheme="minorEastAsia"/>
          <w:bCs/>
          <w:color w:val="000000" w:themeColor="text1"/>
        </w:rPr>
        <w:t xml:space="preserve"> logarithmically spaced from 0.3 to </w:t>
      </w:r>
      <w:r w:rsidR="004362AC">
        <w:rPr>
          <w:rFonts w:eastAsiaTheme="minorEastAsia"/>
          <w:bCs/>
          <w:color w:val="000000" w:themeColor="text1"/>
        </w:rPr>
        <w:t>15</w:t>
      </w:r>
      <w:r w:rsidR="008901E8" w:rsidRPr="005E39BB">
        <w:rPr>
          <w:rFonts w:eastAsiaTheme="minorEastAsia"/>
          <w:bCs/>
          <w:color w:val="000000" w:themeColor="text1"/>
        </w:rPr>
        <w:t xml:space="preserve"> seconds</w:t>
      </w:r>
      <w:r w:rsidR="004362AC">
        <w:rPr>
          <w:rFonts w:eastAsiaTheme="minorEastAsia"/>
          <w:bCs/>
          <w:color w:val="000000" w:themeColor="text1"/>
        </w:rPr>
        <w:t xml:space="preserve">.  </w:t>
      </w:r>
      <w:r w:rsidR="00C27BE9" w:rsidRPr="005E39BB">
        <w:rPr>
          <w:rFonts w:eastAsiaTheme="minorEastAsia"/>
          <w:bCs/>
          <w:color w:val="000000" w:themeColor="text1"/>
        </w:rPr>
        <w:t>STD</w:t>
      </w:r>
      <w:r w:rsidR="004362AC">
        <w:rPr>
          <w:rFonts w:eastAsiaTheme="minorEastAsia"/>
          <w:bCs/>
          <w:color w:val="000000" w:themeColor="text1"/>
        </w:rPr>
        <w:t xml:space="preserve"> had a 0.5 second onset time constant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m:rPr>
                <m:sty m:val="p"/>
              </m:rPr>
              <w:rPr>
                <w:rFonts w:ascii="Cambria Math" w:eastAsiaTheme="minorEastAsia" w:hAnsi="Cambria Math"/>
                <w:color w:val="000000" w:themeColor="text1"/>
              </w:rPr>
              <m:t>STD</m:t>
            </m:r>
          </m:sub>
        </m:sSub>
      </m:oMath>
      <w:r w:rsidR="004362AC">
        <w:rPr>
          <w:rFonts w:eastAsiaTheme="minorEastAsia"/>
          <w:bCs/>
          <w:color w:val="000000" w:themeColor="text1"/>
        </w:rPr>
        <w:t xml:space="preserve"> and 2 second recovery time constant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w:rPr>
                <w:rFonts w:ascii="Cambria Math" w:eastAsiaTheme="minorEastAsia" w:hAnsi="Cambria Math"/>
                <w:color w:val="000000" w:themeColor="text1"/>
              </w:rPr>
              <m:t>b</m:t>
            </m:r>
          </m:sub>
        </m:sSub>
      </m:oMath>
      <w:r w:rsidR="004362AC">
        <w:rPr>
          <w:rFonts w:eastAsiaTheme="minorEastAsia"/>
          <w:bCs/>
          <w:color w:val="000000" w:themeColor="text1"/>
        </w:rPr>
        <w:t xml:space="preserve">.  </w:t>
      </w:r>
      <w:r w:rsidR="00257267" w:rsidRPr="005E39BB">
        <w:rPr>
          <w:color w:val="000000" w:themeColor="text1"/>
        </w:rPr>
        <w:t>Figure 2 shows a typical simulation of 10 neurons</w:t>
      </w:r>
      <w:r w:rsidR="004D008F" w:rsidRPr="005E39BB">
        <w:rPr>
          <w:color w:val="000000" w:themeColor="text1"/>
        </w:rPr>
        <w:t xml:space="preserve"> with </w:t>
      </w:r>
      <w:r w:rsidR="00725183">
        <w:rPr>
          <w:color w:val="000000" w:themeColor="text1"/>
        </w:rPr>
        <w:t>sinusoidal</w:t>
      </w:r>
      <w:r w:rsidR="004362AC">
        <w:rPr>
          <w:color w:val="000000" w:themeColor="text1"/>
        </w:rPr>
        <w:t xml:space="preserve"> and square wave</w:t>
      </w:r>
      <w:r w:rsidR="00725183">
        <w:rPr>
          <w:color w:val="000000" w:themeColor="text1"/>
        </w:rPr>
        <w:t xml:space="preserve"> </w:t>
      </w:r>
      <w:r w:rsidR="00030C21">
        <w:rPr>
          <w:color w:val="000000" w:themeColor="text1"/>
        </w:rPr>
        <w:t>external input applied</w:t>
      </w:r>
      <w:r w:rsidR="004362AC">
        <w:rPr>
          <w:color w:val="000000" w:themeColor="text1"/>
        </w:rPr>
        <w:t xml:space="preserve"> to one neuron</w:t>
      </w:r>
      <w:r w:rsidR="004D008F" w:rsidRPr="005E39BB">
        <w:rPr>
          <w:color w:val="000000" w:themeColor="text1"/>
        </w:rPr>
        <w:t>.</w:t>
      </w:r>
    </w:p>
    <w:p w14:paraId="2DE9C959" w14:textId="77777777" w:rsidR="00725183" w:rsidRDefault="00725183" w:rsidP="004D008F">
      <w:pPr>
        <w:rPr>
          <w:color w:val="000000" w:themeColor="text1"/>
        </w:rPr>
      </w:pPr>
    </w:p>
    <w:p w14:paraId="70529588" w14:textId="3A46BD1A" w:rsidR="00477A8B" w:rsidRDefault="00477A8B" w:rsidP="004D008F">
      <w:pPr>
        <w:rPr>
          <w:color w:val="000000" w:themeColor="text1"/>
        </w:rPr>
      </w:pPr>
      <w:r>
        <w:rPr>
          <w:noProof/>
          <w:color w:val="000000" w:themeColor="text1"/>
        </w:rPr>
        <w:drawing>
          <wp:inline distT="0" distB="0" distL="0" distR="0" wp14:anchorId="46D15494" wp14:editId="455F5730">
            <wp:extent cx="1598762" cy="1544854"/>
            <wp:effectExtent l="0" t="0" r="1905" b="5080"/>
            <wp:docPr id="626681552"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81552" name="Graphic 626681552"/>
                    <pic:cNvPicPr/>
                  </pic:nvPicPr>
                  <pic:blipFill rotWithShape="1">
                    <a:blip r:embed="rId11">
                      <a:extLst>
                        <a:ext uri="{96DAC541-7B7A-43D3-8B79-37D633B846F1}">
                          <asvg:svgBlip xmlns:asvg="http://schemas.microsoft.com/office/drawing/2016/SVG/main" r:embed="rId12"/>
                        </a:ext>
                      </a:extLst>
                    </a:blip>
                    <a:srcRect l="15941" t="12801" r="12452" b="18007"/>
                    <a:stretch>
                      <a:fillRect/>
                    </a:stretch>
                  </pic:blipFill>
                  <pic:spPr bwMode="auto">
                    <a:xfrm>
                      <a:off x="0" y="0"/>
                      <a:ext cx="1639280" cy="1584006"/>
                    </a:xfrm>
                    <a:prstGeom prst="rect">
                      <a:avLst/>
                    </a:prstGeom>
                    <a:ln>
                      <a:noFill/>
                    </a:ln>
                    <a:extLst>
                      <a:ext uri="{53640926-AAD7-44D8-BBD7-CCE9431645EC}">
                        <a14:shadowObscured xmlns:a14="http://schemas.microsoft.com/office/drawing/2010/main"/>
                      </a:ext>
                    </a:extLst>
                  </pic:spPr>
                </pic:pic>
              </a:graphicData>
            </a:graphic>
          </wp:inline>
        </w:drawing>
      </w:r>
    </w:p>
    <w:p w14:paraId="4BFCB7E8" w14:textId="0A4D8A41" w:rsidR="004D008F" w:rsidRPr="005E39BB" w:rsidRDefault="00477A8B" w:rsidP="004D008F">
      <w:pPr>
        <w:rPr>
          <w:color w:val="000000" w:themeColor="text1"/>
        </w:rPr>
      </w:pPr>
      <w:r>
        <w:rPr>
          <w:noProof/>
          <w:color w:val="000000" w:themeColor="text1"/>
        </w:rPr>
        <w:lastRenderedPageBreak/>
        <w:drawing>
          <wp:inline distT="0" distB="0" distL="0" distR="0" wp14:anchorId="5BBD8813" wp14:editId="05B01E47">
            <wp:extent cx="5336540" cy="5923471"/>
            <wp:effectExtent l="0" t="0" r="0" b="0"/>
            <wp:docPr id="404130900"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30900" name="Graphic 404130900"/>
                    <pic:cNvPicPr/>
                  </pic:nvPicPr>
                  <pic:blipFill rotWithShape="1">
                    <a:blip r:embed="rId13">
                      <a:extLst>
                        <a:ext uri="{96DAC541-7B7A-43D3-8B79-37D633B846F1}">
                          <asvg:svgBlip xmlns:asvg="http://schemas.microsoft.com/office/drawing/2016/SVG/main" r:embed="rId14"/>
                        </a:ext>
                      </a:extLst>
                    </a:blip>
                    <a:srcRect l="2903" t="4231" r="7305" b="4977"/>
                    <a:stretch>
                      <a:fillRect/>
                    </a:stretch>
                  </pic:blipFill>
                  <pic:spPr bwMode="auto">
                    <a:xfrm>
                      <a:off x="0" y="0"/>
                      <a:ext cx="5336871" cy="5923838"/>
                    </a:xfrm>
                    <a:prstGeom prst="rect">
                      <a:avLst/>
                    </a:prstGeom>
                    <a:ln>
                      <a:noFill/>
                    </a:ln>
                    <a:extLst>
                      <a:ext uri="{53640926-AAD7-44D8-BBD7-CCE9431645EC}">
                        <a14:shadowObscured xmlns:a14="http://schemas.microsoft.com/office/drawing/2010/main"/>
                      </a:ext>
                    </a:extLst>
                  </pic:spPr>
                </pic:pic>
              </a:graphicData>
            </a:graphic>
          </wp:inline>
        </w:drawing>
      </w:r>
    </w:p>
    <w:p w14:paraId="4DF4D77F" w14:textId="1833CEFB" w:rsidR="00E95C2A" w:rsidRDefault="004D008F" w:rsidP="004D008F">
      <w:pPr>
        <w:rPr>
          <w:color w:val="000000" w:themeColor="text1"/>
        </w:rPr>
      </w:pPr>
      <w:commentRangeStart w:id="25"/>
      <w:r w:rsidRPr="005E39BB">
        <w:rPr>
          <w:color w:val="000000" w:themeColor="text1"/>
        </w:rPr>
        <w:t>Figure</w:t>
      </w:r>
      <w:r w:rsidR="006D1B04">
        <w:rPr>
          <w:color w:val="000000" w:themeColor="text1"/>
        </w:rPr>
        <w:t xml:space="preserve"> 1</w:t>
      </w:r>
      <w:r w:rsidRPr="005E39BB">
        <w:rPr>
          <w:color w:val="000000" w:themeColor="text1"/>
        </w:rPr>
        <w:t>.</w:t>
      </w:r>
      <w:commentRangeEnd w:id="25"/>
      <w:r w:rsidR="000B37A4" w:rsidRPr="005E39BB">
        <w:rPr>
          <w:rStyle w:val="CommentReference"/>
          <w:color w:val="000000" w:themeColor="text1"/>
        </w:rPr>
        <w:commentReference w:id="25"/>
      </w:r>
      <w:r w:rsidRPr="005E39BB">
        <w:rPr>
          <w:color w:val="000000" w:themeColor="text1"/>
        </w:rPr>
        <w:t xml:space="preserve"> </w:t>
      </w:r>
      <w:r w:rsidR="00DA177E">
        <w:rPr>
          <w:color w:val="000000" w:themeColor="text1"/>
        </w:rPr>
        <w:t xml:space="preserve">Spike frequency adaptation and short-term synaptic depression dynamically stabilizes an example network based on equations 1-4.  </w:t>
      </w:r>
      <w:r w:rsidR="00495B06" w:rsidRPr="005E39BB">
        <w:rPr>
          <w:color w:val="000000" w:themeColor="text1"/>
        </w:rPr>
        <w:t xml:space="preserve">The neurons were randomly </w:t>
      </w:r>
      <w:proofErr w:type="gramStart"/>
      <w:r w:rsidR="00495B06" w:rsidRPr="005E39BB">
        <w:rPr>
          <w:color w:val="000000" w:themeColor="text1"/>
        </w:rPr>
        <w:t>connected</w:t>
      </w:r>
      <w:proofErr w:type="gramEnd"/>
      <w:r w:rsidR="00495B06" w:rsidRPr="005E39BB">
        <w:rPr>
          <w:color w:val="000000" w:themeColor="text1"/>
        </w:rPr>
        <w:t xml:space="preserve"> and external stimuli </w:t>
      </w:r>
      <w:r w:rsidR="00F24EF0" w:rsidRPr="005E39BB">
        <w:rPr>
          <w:color w:val="000000" w:themeColor="text1"/>
        </w:rPr>
        <w:t>(a</w:t>
      </w:r>
      <w:r w:rsidR="00495B06" w:rsidRPr="005E39BB">
        <w:rPr>
          <w:color w:val="000000" w:themeColor="text1"/>
        </w:rPr>
        <w:t>) were applied</w:t>
      </w:r>
      <w:r w:rsidR="00CD6583" w:rsidRPr="005E39BB">
        <w:rPr>
          <w:color w:val="000000" w:themeColor="text1"/>
        </w:rPr>
        <w:t>.</w:t>
      </w:r>
      <w:r w:rsidR="00495B06" w:rsidRPr="005E39BB">
        <w:rPr>
          <w:color w:val="000000" w:themeColor="text1"/>
        </w:rPr>
        <w:t xml:space="preserve"> The spike rate </w:t>
      </w:r>
      <w:r w:rsidR="00892DF1" w:rsidRPr="005E39BB">
        <w:rPr>
          <w:color w:val="000000" w:themeColor="text1"/>
        </w:rPr>
        <w:t>(</w:t>
      </w:r>
      <w:r w:rsidR="00F24EF0" w:rsidRPr="005E39BB">
        <w:rPr>
          <w:color w:val="000000" w:themeColor="text1"/>
        </w:rPr>
        <w:t>b</w:t>
      </w:r>
      <w:r w:rsidR="00892DF1" w:rsidRPr="005E39BB">
        <w:rPr>
          <w:color w:val="000000" w:themeColor="text1"/>
        </w:rPr>
        <w:t xml:space="preserve">) </w:t>
      </w:r>
      <w:r w:rsidR="00DA177E">
        <w:rPr>
          <w:color w:val="000000" w:themeColor="text1"/>
        </w:rPr>
        <w:t xml:space="preserve">shows the </w:t>
      </w:r>
      <w:r w:rsidR="00892DF1" w:rsidRPr="005E39BB">
        <w:rPr>
          <w:color w:val="000000" w:themeColor="text1"/>
        </w:rPr>
        <w:t>characteristic phase-advance relative to sinusoidal stimulation</w:t>
      </w:r>
      <w:r w:rsidR="00DA177E">
        <w:rPr>
          <w:color w:val="000000" w:themeColor="text1"/>
        </w:rPr>
        <w:t xml:space="preserve"> and decay in response to square wave stimulation</w:t>
      </w:r>
      <w:r w:rsidR="00E95C2A">
        <w:rPr>
          <w:color w:val="000000" w:themeColor="text1"/>
        </w:rPr>
        <w:t xml:space="preserve"> due to SFA (c) and STD (d). This dual form of adaptation </w:t>
      </w:r>
    </w:p>
    <w:p w14:paraId="116CDCC6" w14:textId="77777777" w:rsidR="00E95C2A" w:rsidRDefault="00E95C2A" w:rsidP="004D008F">
      <w:pPr>
        <w:rPr>
          <w:color w:val="000000" w:themeColor="text1"/>
        </w:rPr>
      </w:pPr>
    </w:p>
    <w:p w14:paraId="392812D4" w14:textId="44FBF82E" w:rsidR="004D008F" w:rsidRPr="005E39BB" w:rsidRDefault="0008195F" w:rsidP="004D008F">
      <w:pPr>
        <w:rPr>
          <w:color w:val="000000" w:themeColor="text1"/>
        </w:rPr>
      </w:pPr>
      <w:r w:rsidRPr="005E39BB">
        <w:rPr>
          <w:color w:val="000000" w:themeColor="text1"/>
        </w:rPr>
        <w:t>Changes in stimulation caused</w:t>
      </w:r>
      <w:r w:rsidR="00395318" w:rsidRPr="005E39BB">
        <w:rPr>
          <w:color w:val="000000" w:themeColor="text1"/>
        </w:rPr>
        <w:t xml:space="preserve"> to transient instability as shown by the </w:t>
      </w:r>
      <w:r w:rsidR="00DA177E">
        <w:rPr>
          <w:color w:val="000000" w:themeColor="text1"/>
        </w:rPr>
        <w:t xml:space="preserve">local </w:t>
      </w:r>
      <w:r w:rsidR="00395318" w:rsidRPr="005E39BB">
        <w:rPr>
          <w:color w:val="000000" w:themeColor="text1"/>
        </w:rPr>
        <w:t xml:space="preserve">largest Lyapunov exponent </w:t>
      </w:r>
      <w:r w:rsidR="00251839" w:rsidRPr="005E39BB">
        <w:rPr>
          <w:color w:val="000000" w:themeColor="text1"/>
        </w:rPr>
        <w:t>(</w:t>
      </w:r>
      <w:r w:rsidR="00F24EF0" w:rsidRPr="005E39BB">
        <w:rPr>
          <w:color w:val="000000" w:themeColor="text1"/>
        </w:rPr>
        <w:t>f</w:t>
      </w:r>
      <w:r w:rsidR="00251839" w:rsidRPr="005E39BB">
        <w:rPr>
          <w:color w:val="000000" w:themeColor="text1"/>
        </w:rPr>
        <w:t>), but adaptation (</w:t>
      </w:r>
      <w:r w:rsidR="00F24EF0" w:rsidRPr="005E39BB">
        <w:rPr>
          <w:color w:val="000000" w:themeColor="text1"/>
        </w:rPr>
        <w:t>c, d</w:t>
      </w:r>
      <w:r w:rsidR="005E2880" w:rsidRPr="005E39BB">
        <w:rPr>
          <w:color w:val="000000" w:themeColor="text1"/>
        </w:rPr>
        <w:t xml:space="preserve">) </w:t>
      </w:r>
      <w:r w:rsidR="00251839" w:rsidRPr="005E39BB">
        <w:rPr>
          <w:color w:val="000000" w:themeColor="text1"/>
        </w:rPr>
        <w:t>rapidly rebalance</w:t>
      </w:r>
      <w:r w:rsidR="00140F41" w:rsidRPr="005E39BB">
        <w:rPr>
          <w:color w:val="000000" w:themeColor="text1"/>
        </w:rPr>
        <w:t>d</w:t>
      </w:r>
      <w:r w:rsidR="00251839" w:rsidRPr="005E39BB">
        <w:rPr>
          <w:color w:val="000000" w:themeColor="text1"/>
        </w:rPr>
        <w:t xml:space="preserve"> the network to keep the </w:t>
      </w:r>
      <w:r w:rsidR="00DA177E">
        <w:rPr>
          <w:color w:val="000000" w:themeColor="text1"/>
        </w:rPr>
        <w:t xml:space="preserve">global largest </w:t>
      </w:r>
      <w:r w:rsidR="00251839" w:rsidRPr="005E39BB">
        <w:rPr>
          <w:color w:val="000000" w:themeColor="text1"/>
        </w:rPr>
        <w:t xml:space="preserve">Lyapunov exponent </w:t>
      </w:r>
      <w:r w:rsidR="00DA177E">
        <w:rPr>
          <w:color w:val="000000" w:themeColor="text1"/>
        </w:rPr>
        <w:t>stable (less than zero) over time</w:t>
      </w:r>
      <w:r w:rsidR="00251839" w:rsidRPr="005E39BB">
        <w:rPr>
          <w:color w:val="000000" w:themeColor="text1"/>
        </w:rPr>
        <w:t>.</w:t>
      </w:r>
      <w:r w:rsidR="0091542A" w:rsidRPr="005E39BB">
        <w:rPr>
          <w:color w:val="000000" w:themeColor="text1"/>
        </w:rPr>
        <w:t xml:space="preserve"> </w:t>
      </w:r>
      <w:r w:rsidR="00D54D71" w:rsidRPr="005E39BB">
        <w:rPr>
          <w:color w:val="000000" w:themeColor="text1"/>
        </w:rPr>
        <w:t>Interestingly</w:t>
      </w:r>
      <w:r w:rsidR="0091542A" w:rsidRPr="005E39BB">
        <w:rPr>
          <w:color w:val="000000" w:themeColor="text1"/>
        </w:rPr>
        <w:t>, synaptic inputs (e) clustered bimodally</w:t>
      </w:r>
      <w:r w:rsidR="004823B0" w:rsidRPr="005E39BB">
        <w:rPr>
          <w:color w:val="000000" w:themeColor="text1"/>
        </w:rPr>
        <w:t xml:space="preserve"> and maintained a dynamic </w:t>
      </w:r>
      <w:commentRangeStart w:id="26"/>
      <w:r w:rsidR="004823B0" w:rsidRPr="005E39BB">
        <w:rPr>
          <w:color w:val="000000" w:themeColor="text1"/>
        </w:rPr>
        <w:t>balance</w:t>
      </w:r>
      <w:commentRangeEnd w:id="26"/>
      <w:r w:rsidR="00AC5EF5">
        <w:rPr>
          <w:rStyle w:val="CommentReference"/>
        </w:rPr>
        <w:commentReference w:id="26"/>
      </w:r>
      <w:r w:rsidR="004823B0" w:rsidRPr="005E39BB">
        <w:rPr>
          <w:color w:val="000000" w:themeColor="text1"/>
        </w:rPr>
        <w:t>.</w:t>
      </w:r>
    </w:p>
    <w:p w14:paraId="2212CBA7" w14:textId="77777777" w:rsidR="000925E2" w:rsidRPr="005E39BB" w:rsidRDefault="000925E2" w:rsidP="00C74F93">
      <w:pPr>
        <w:rPr>
          <w:color w:val="000000" w:themeColor="text1"/>
        </w:rPr>
      </w:pPr>
    </w:p>
    <w:p w14:paraId="24542C6F" w14:textId="3280F6DD" w:rsidR="00232F5E" w:rsidRPr="005E39BB" w:rsidRDefault="00143269" w:rsidP="00143269">
      <w:pPr>
        <w:tabs>
          <w:tab w:val="left" w:pos="360"/>
        </w:tabs>
        <w:rPr>
          <w:b/>
          <w:bCs/>
          <w:color w:val="000000" w:themeColor="text1"/>
        </w:rPr>
      </w:pPr>
      <w:r w:rsidRPr="005E39BB">
        <w:rPr>
          <w:color w:val="000000" w:themeColor="text1"/>
        </w:rPr>
        <w:tab/>
      </w:r>
      <w:r w:rsidR="00B05B99">
        <w:rPr>
          <w:b/>
          <w:bCs/>
          <w:color w:val="000000" w:themeColor="text1"/>
        </w:rPr>
        <w:t>Stability</w:t>
      </w:r>
    </w:p>
    <w:p w14:paraId="5308DD56" w14:textId="77777777" w:rsidR="00232F5E" w:rsidRPr="005E39BB" w:rsidRDefault="00232F5E" w:rsidP="00C74F93">
      <w:pPr>
        <w:rPr>
          <w:color w:val="000000" w:themeColor="text1"/>
        </w:rPr>
      </w:pPr>
    </w:p>
    <w:p w14:paraId="25AC392D" w14:textId="2521F68D" w:rsidR="00CC2CC1" w:rsidRPr="005E39BB" w:rsidRDefault="00FF7378" w:rsidP="009D17EB">
      <w:pPr>
        <w:rPr>
          <w:color w:val="000000" w:themeColor="text1"/>
        </w:rPr>
      </w:pPr>
      <w:r w:rsidRPr="005E39BB">
        <w:rPr>
          <w:color w:val="000000" w:themeColor="text1"/>
        </w:rPr>
        <w:t>We are interested to understand how</w:t>
      </w:r>
      <w:r w:rsidR="004F4572" w:rsidRPr="005E39BB">
        <w:rPr>
          <w:color w:val="000000" w:themeColor="text1"/>
        </w:rPr>
        <w:t xml:space="preserve"> multiple timescale</w:t>
      </w:r>
      <w:r w:rsidRPr="005E39BB">
        <w:rPr>
          <w:color w:val="000000" w:themeColor="text1"/>
        </w:rPr>
        <w:t xml:space="preserve"> SFA and STD affect </w:t>
      </w:r>
      <w:r w:rsidR="00B01120" w:rsidRPr="005E39BB">
        <w:rPr>
          <w:color w:val="000000" w:themeColor="text1"/>
        </w:rPr>
        <w:t xml:space="preserve">the level of </w:t>
      </w:r>
      <w:r w:rsidR="009B6BCD">
        <w:rPr>
          <w:color w:val="000000" w:themeColor="text1"/>
        </w:rPr>
        <w:t xml:space="preserve">chaos or convergence </w:t>
      </w:r>
      <w:r w:rsidRPr="005E39BB">
        <w:rPr>
          <w:color w:val="000000" w:themeColor="text1"/>
        </w:rPr>
        <w:t xml:space="preserve">at the network level.  However, the network has </w:t>
      </w:r>
      <w:r w:rsidR="00AA4D86" w:rsidRPr="005E39BB">
        <w:rPr>
          <w:color w:val="000000" w:themeColor="text1"/>
        </w:rPr>
        <w:t>rectification nonlinearity</w:t>
      </w:r>
      <w:r w:rsidRPr="005E39BB">
        <w:rPr>
          <w:color w:val="000000" w:themeColor="text1"/>
        </w:rPr>
        <w:t xml:space="preserve"> and multiplicative nonlinearity.</w:t>
      </w:r>
      <w:r w:rsidR="00EB3DB1" w:rsidRPr="005E39BB">
        <w:rPr>
          <w:color w:val="000000" w:themeColor="text1"/>
        </w:rPr>
        <w:t xml:space="preserve">  Therefore, the system cannot be </w:t>
      </w:r>
      <w:r w:rsidR="00110088" w:rsidRPr="005E39BB">
        <w:rPr>
          <w:color w:val="000000" w:themeColor="text1"/>
        </w:rPr>
        <w:t xml:space="preserve">reduced to a system of first-order differential equations </w:t>
      </w:r>
      <w:r w:rsidR="00CB0763" w:rsidRPr="005E39BB">
        <w:rPr>
          <w:color w:val="000000" w:themeColor="text1"/>
        </w:rPr>
        <w:t xml:space="preserve">where the stability can be directly calculated as the eigenvalues of the </w:t>
      </w:r>
      <w:r w:rsidR="00774E36" w:rsidRPr="005E39BB">
        <w:rPr>
          <w:color w:val="000000" w:themeColor="text1"/>
        </w:rPr>
        <w:t xml:space="preserve">state transition matrix.  Instead, </w:t>
      </w:r>
      <w:r w:rsidR="00934C80" w:rsidRPr="005E39BB">
        <w:rPr>
          <w:color w:val="000000" w:themeColor="text1"/>
        </w:rPr>
        <w:t xml:space="preserve">we </w:t>
      </w:r>
      <w:r w:rsidR="005445C1" w:rsidRPr="005E39BB">
        <w:rPr>
          <w:color w:val="000000" w:themeColor="text1"/>
        </w:rPr>
        <w:t>calculate</w:t>
      </w:r>
      <w:r w:rsidR="0011464F" w:rsidRPr="005E39BB">
        <w:rPr>
          <w:color w:val="000000" w:themeColor="text1"/>
        </w:rPr>
        <w:t>d</w:t>
      </w:r>
      <w:r w:rsidR="005445C1" w:rsidRPr="005E39BB">
        <w:rPr>
          <w:color w:val="000000" w:themeColor="text1"/>
        </w:rPr>
        <w:t xml:space="preserve"> the largest Lyapunov exponent</w:t>
      </w:r>
      <w:r w:rsidR="00B01120" w:rsidRPr="005E39BB">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5445C1" w:rsidRPr="005E39BB">
        <w:rPr>
          <w:color w:val="000000" w:themeColor="text1"/>
        </w:rPr>
        <w:t xml:space="preserve"> </w:t>
      </w:r>
      <w:r w:rsidR="00545276" w:rsidRPr="005E39BB">
        <w:rPr>
          <w:color w:val="000000" w:themeColor="text1"/>
        </w:rPr>
        <w:t xml:space="preserve">using </w:t>
      </w:r>
      <w:proofErr w:type="spellStart"/>
      <w:r w:rsidR="00545276" w:rsidRPr="005E39BB">
        <w:rPr>
          <w:color w:val="000000" w:themeColor="text1"/>
        </w:rPr>
        <w:t>Benettin’s</w:t>
      </w:r>
      <w:proofErr w:type="spellEnd"/>
      <w:r w:rsidR="00545276" w:rsidRPr="005E39BB">
        <w:rPr>
          <w:color w:val="000000" w:themeColor="text1"/>
        </w:rPr>
        <w:t xml:space="preserve"> method</w:t>
      </w:r>
      <w:r w:rsidR="00EA79B2">
        <w:rPr>
          <w:color w:val="000000" w:themeColor="text1"/>
        </w:rPr>
        <w:t xml:space="preserve"> </w:t>
      </w:r>
      <w:r w:rsidR="00545276" w:rsidRPr="005E39BB">
        <w:rPr>
          <w:color w:val="000000" w:themeColor="text1"/>
        </w:rPr>
        <w:fldChar w:fldCharType="begin"/>
      </w:r>
      <w:r w:rsidR="009F7058">
        <w:rPr>
          <w:color w:val="000000" w:themeColor="text1"/>
        </w:rPr>
        <w:instrText xml:space="preserve"> ADDIN ZOTERO_ITEM CSL_CITATION {"citationID":"vCfxvX6v","properties":{"unsorted":false,"formattedCitation":"(Benettin et al., 1976, 1980)","plainCitation":"(Benettin et al., 1976, 1980)","noteIndex":0},"citationItems":[{"id":4342,"uris":["http://zotero.org/users/9275/items/ZW6CMEHK"],"itemData":{"id":4342,"type":"article-journal","abstract":"Numerical investigations of dynamical systems allow one to give estimates of the rate of divergence of nearby trajectories, by means of a quantity which is usually assumed to be related to the Kolmogorov (or metric) entropy. In this paper it is shown first, on the basis of mathematical results of Oseledec and Piesin, how such a relation can be made precise. Then, as an example, a numerical study of the Kolmogorov entropy for the Hénon-Heiles model is reported.","container-title":"Physical Review A","DOI":"10.1103/PhysRevA.14.2338","issue":"6","journalAbbreviation":"Phys. Rev. A","note":"publisher: American Physical Society","page":"2338-2345","source":"APS","title":"Kolmogorov entropy and numerical experiments","volume":"14","author":[{"family":"Benettin","given":"Giancarlo"},{"family":"Galgani","given":"Luigi"},{"family":"Strelcyn","given":"Jean-Marie"}],"issued":{"date-parts":[["1976",12,1]]}},"label":"page"},{"id":4345,"uris":["http://zotero.org/users/9275/items/PN3U8U39"],"itemData":{"id":4345,"type":"article-journal","container-title":"Meccanica","DOI":"10.1007/BF02128236","ISSN":"0025-6455, 1572-9648","issue":"1","journalAbbreviation":"Meccanica","language":"en","license":"http://www.springer.com/tdm","page":"9-20","source":"DOI.org (Crossref)","title":"Lyapunov Characteristic Exponents for smooth dynamical systems and for hamiltonian systems; a method for computing all of them. Part 1: Theory","title-short":"Lyapunov Characteristic Exponents for smooth dynamical systems and for hamiltonian systems; a method for computing all of them. Part 1","volume":"15","author":[{"family":"Benettin","given":"Giancarlo"},{"family":"Galgani","given":"Luigi"},{"family":"Giorgilli","given":"Antonio"},{"family":"Strelcyn","given":"Jean-Marie"}],"issued":{"date-parts":[["1980",3]]}},"label":"page"}],"schema":"https://github.com/citation-style-language/schema/raw/master/csl-citation.json"} </w:instrText>
      </w:r>
      <w:r w:rsidR="00545276" w:rsidRPr="005E39BB">
        <w:rPr>
          <w:color w:val="000000" w:themeColor="text1"/>
        </w:rPr>
        <w:fldChar w:fldCharType="separate"/>
      </w:r>
      <w:r w:rsidR="00664337">
        <w:rPr>
          <w:rFonts w:ascii="Aptos" w:cs="Times New Roman"/>
          <w:color w:val="000000"/>
          <w:kern w:val="0"/>
        </w:rPr>
        <w:t>(</w:t>
      </w:r>
      <w:proofErr w:type="spellStart"/>
      <w:r w:rsidR="00664337">
        <w:rPr>
          <w:rFonts w:ascii="Aptos" w:cs="Times New Roman"/>
          <w:color w:val="000000"/>
          <w:kern w:val="0"/>
        </w:rPr>
        <w:t>Benettin</w:t>
      </w:r>
      <w:proofErr w:type="spellEnd"/>
      <w:r w:rsidR="00664337">
        <w:rPr>
          <w:rFonts w:ascii="Aptos" w:cs="Times New Roman"/>
          <w:color w:val="000000"/>
          <w:kern w:val="0"/>
        </w:rPr>
        <w:t xml:space="preserve"> et al., 1976, 1980)</w:t>
      </w:r>
      <w:r w:rsidR="00545276" w:rsidRPr="005E39BB">
        <w:rPr>
          <w:color w:val="000000" w:themeColor="text1"/>
        </w:rPr>
        <w:fldChar w:fldCharType="end"/>
      </w:r>
      <w:r w:rsidR="00EA79B2">
        <w:rPr>
          <w:color w:val="000000" w:themeColor="text1"/>
        </w:rPr>
        <w:t>.</w:t>
      </w:r>
      <w:r w:rsidR="00465832" w:rsidRPr="005E39BB">
        <w:rPr>
          <w:color w:val="000000" w:themeColor="text1"/>
        </w:rPr>
        <w:t xml:space="preserve"> </w:t>
      </w:r>
      <w:r w:rsidR="002222D0" w:rsidRPr="005E39BB">
        <w:rPr>
          <w:color w:val="000000" w:themeColor="text1"/>
        </w:rPr>
        <w:t xml:space="preserve">In brief, </w:t>
      </w:r>
      <w:r w:rsidR="00BF6092" w:rsidRPr="005E39BB">
        <w:rPr>
          <w:color w:val="000000" w:themeColor="text1"/>
        </w:rPr>
        <w:t xml:space="preserve">a small perturbation is applied </w:t>
      </w:r>
      <w:r w:rsidR="004E259B" w:rsidRPr="005E39BB">
        <w:rPr>
          <w:color w:val="000000" w:themeColor="text1"/>
        </w:rPr>
        <w:t xml:space="preserve">to the state of the system and the </w:t>
      </w:r>
      <w:r w:rsidR="009D17EB" w:rsidRPr="005E39BB">
        <w:rPr>
          <w:color w:val="000000" w:themeColor="text1"/>
        </w:rPr>
        <w:t xml:space="preserve">exponential </w:t>
      </w:r>
      <w:r w:rsidR="004E259B" w:rsidRPr="005E39BB">
        <w:rPr>
          <w:color w:val="000000" w:themeColor="text1"/>
        </w:rPr>
        <w:t>rate of divergence (or convergence) of the perturbed trajectory is trac</w:t>
      </w:r>
      <w:r w:rsidR="009D17EB" w:rsidRPr="005E39BB">
        <w:rPr>
          <w:color w:val="000000" w:themeColor="text1"/>
        </w:rPr>
        <w:t>k</w:t>
      </w:r>
      <w:r w:rsidR="004E259B" w:rsidRPr="005E39BB">
        <w:rPr>
          <w:color w:val="000000" w:themeColor="text1"/>
        </w:rPr>
        <w:t>ed over time.</w:t>
      </w:r>
      <w:r w:rsidR="009D17EB" w:rsidRPr="005E39BB">
        <w:rPr>
          <w:color w:val="000000" w:themeColor="text1"/>
        </w:rPr>
        <w:t xml:space="preserve"> </w:t>
      </w:r>
      <w:r w:rsidR="00913F7E" w:rsidRPr="005E39BB">
        <w:rPr>
          <w:color w:val="000000" w:themeColor="text1"/>
        </w:rPr>
        <w:t xml:space="preserve">If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913F7E" w:rsidRPr="005E39BB">
        <w:rPr>
          <w:color w:val="000000" w:themeColor="text1"/>
        </w:rPr>
        <w:t xml:space="preserve"> is negative, then the system is </w:t>
      </w:r>
      <w:r w:rsidR="00B01120" w:rsidRPr="005E39BB">
        <w:rPr>
          <w:color w:val="000000" w:themeColor="text1"/>
        </w:rPr>
        <w:t>nonchaotic</w:t>
      </w:r>
      <w:r w:rsidR="00913F7E" w:rsidRPr="005E39BB">
        <w:rPr>
          <w:color w:val="000000" w:themeColor="text1"/>
        </w:rPr>
        <w:t xml:space="preserve">, and if it is positive, then the system is </w:t>
      </w:r>
      <w:r w:rsidR="00081CE4" w:rsidRPr="005E39BB">
        <w:rPr>
          <w:color w:val="000000" w:themeColor="text1"/>
        </w:rPr>
        <w:t>chaotic</w:t>
      </w:r>
      <w:r w:rsidR="00913F7E" w:rsidRPr="005E39BB">
        <w:rPr>
          <w:color w:val="000000" w:themeColor="text1"/>
        </w:rPr>
        <w:t xml:space="preserve">.  </w:t>
      </w:r>
      <w:r w:rsidR="00E83F75" w:rsidRPr="005E39BB">
        <w:rPr>
          <w:color w:val="000000" w:themeColor="text1"/>
        </w:rPr>
        <w:t xml:space="preserve">If the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E83F75" w:rsidRPr="005E39BB">
        <w:rPr>
          <w:color w:val="000000" w:themeColor="text1"/>
        </w:rPr>
        <w:t xml:space="preserve"> is </w:t>
      </w:r>
      <w:r w:rsidR="00B01120" w:rsidRPr="005E39BB">
        <w:rPr>
          <w:color w:val="000000" w:themeColor="text1"/>
        </w:rPr>
        <w:t xml:space="preserve">near </w:t>
      </w:r>
      <w:r w:rsidR="00B46CA6" w:rsidRPr="005E39BB">
        <w:rPr>
          <w:color w:val="000000" w:themeColor="text1"/>
        </w:rPr>
        <w:t>zero</w:t>
      </w:r>
      <w:r w:rsidR="00B01120" w:rsidRPr="005E39BB">
        <w:rPr>
          <w:color w:val="000000" w:themeColor="text1"/>
        </w:rPr>
        <w:t>, the system is on the edge of chaos</w:t>
      </w:r>
      <w:r w:rsidR="00B46CA6" w:rsidRPr="005E39BB">
        <w:rPr>
          <w:color w:val="000000" w:themeColor="text1"/>
        </w:rPr>
        <w:t xml:space="preserve">.  </w:t>
      </w:r>
    </w:p>
    <w:p w14:paraId="022DE19F" w14:textId="77777777" w:rsidR="00E75D06" w:rsidRPr="005E39BB" w:rsidRDefault="00E75D06" w:rsidP="00C74F93">
      <w:pPr>
        <w:rPr>
          <w:color w:val="000000" w:themeColor="text1"/>
        </w:rPr>
      </w:pPr>
    </w:p>
    <w:p w14:paraId="6F7B2E98" w14:textId="5DF15B74" w:rsidR="007728DF" w:rsidRDefault="000A6DD2" w:rsidP="00C74F93">
      <w:pPr>
        <w:rPr>
          <w:color w:val="000000" w:themeColor="text1"/>
        </w:rPr>
      </w:pPr>
      <w:r w:rsidRPr="005E39BB">
        <w:rPr>
          <w:color w:val="000000" w:themeColor="text1"/>
        </w:rPr>
        <w:t>To understand the effect of SFA and STD on</w:t>
      </w:r>
      <w:r w:rsidR="00F45218">
        <w:rPr>
          <w:color w:val="000000" w:themeColor="text1"/>
        </w:rPr>
        <w:t xml:space="preserve"> dynamical stability</w:t>
      </w:r>
      <w:r w:rsidRPr="005E39BB">
        <w:rPr>
          <w:color w:val="000000" w:themeColor="text1"/>
        </w:rPr>
        <w:t xml:space="preserve">, we </w:t>
      </w:r>
      <w:r w:rsidR="00625621" w:rsidRPr="005E39BB">
        <w:rPr>
          <w:color w:val="000000" w:themeColor="text1"/>
        </w:rPr>
        <w:t xml:space="preserve">created </w:t>
      </w:r>
      <w:proofErr w:type="gramStart"/>
      <w:r w:rsidR="00625621" w:rsidRPr="005E39BB">
        <w:rPr>
          <w:color w:val="000000" w:themeColor="text1"/>
        </w:rPr>
        <w:t xml:space="preserve">a large number </w:t>
      </w:r>
      <w:commentRangeStart w:id="27"/>
      <w:r w:rsidR="00625621" w:rsidRPr="005E39BB">
        <w:rPr>
          <w:color w:val="000000" w:themeColor="text1"/>
        </w:rPr>
        <w:t>of</w:t>
      </w:r>
      <w:commentRangeEnd w:id="27"/>
      <w:proofErr w:type="gramEnd"/>
      <w:r w:rsidR="00AC5EF5">
        <w:rPr>
          <w:rStyle w:val="CommentReference"/>
        </w:rPr>
        <w:commentReference w:id="27"/>
      </w:r>
      <w:r w:rsidR="00625621" w:rsidRPr="005E39BB">
        <w:rPr>
          <w:color w:val="000000" w:themeColor="text1"/>
        </w:rPr>
        <w:t xml:space="preserve"> randomly connected networks and calculate</w:t>
      </w:r>
      <w:r w:rsidR="00B01120" w:rsidRPr="005E39BB">
        <w:rPr>
          <w:color w:val="000000" w:themeColor="text1"/>
        </w:rPr>
        <w:t>d</w:t>
      </w:r>
      <w:r w:rsidR="00625621" w:rsidRPr="005E39BB">
        <w:rPr>
          <w:color w:val="000000" w:themeColor="text1"/>
        </w:rPr>
        <w:t xml:space="preserve"> the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625621" w:rsidRPr="005E39BB">
        <w:rPr>
          <w:color w:val="000000" w:themeColor="text1"/>
        </w:rPr>
        <w:t xml:space="preserve"> while</w:t>
      </w:r>
      <w:r w:rsidR="007D261A" w:rsidRPr="005E39BB">
        <w:rPr>
          <w:color w:val="000000" w:themeColor="text1"/>
        </w:rPr>
        <w:t xml:space="preserve"> systematically</w:t>
      </w:r>
      <w:r w:rsidR="00625621" w:rsidRPr="005E39BB">
        <w:rPr>
          <w:color w:val="000000" w:themeColor="text1"/>
        </w:rPr>
        <w:t xml:space="preserve"> </w:t>
      </w:r>
      <w:r w:rsidR="00A7334D" w:rsidRPr="005E39BB">
        <w:rPr>
          <w:color w:val="000000" w:themeColor="text1"/>
        </w:rPr>
        <w:t>varying key network parameters</w:t>
      </w:r>
      <w:r w:rsidR="00F45218">
        <w:rPr>
          <w:color w:val="000000" w:themeColor="text1"/>
        </w:rPr>
        <w:t xml:space="preserve">. </w:t>
      </w:r>
      <w:r w:rsidR="00BE5D77" w:rsidRPr="005E39BB">
        <w:rPr>
          <w:color w:val="000000" w:themeColor="text1"/>
        </w:rPr>
        <w:t xml:space="preserve">We compared networks with </w:t>
      </w:r>
      <w:r w:rsidR="00F45218">
        <w:rPr>
          <w:color w:val="000000" w:themeColor="text1"/>
        </w:rPr>
        <w:t xml:space="preserve">no adaptation, </w:t>
      </w:r>
      <w:r w:rsidR="00BE5D77" w:rsidRPr="005E39BB">
        <w:rPr>
          <w:color w:val="000000" w:themeColor="text1"/>
        </w:rPr>
        <w:t xml:space="preserve">SFA alone, STD alone, both </w:t>
      </w:r>
      <w:r w:rsidR="00F45218">
        <w:rPr>
          <w:color w:val="000000" w:themeColor="text1"/>
        </w:rPr>
        <w:t>SFA and STD</w:t>
      </w:r>
      <w:r w:rsidR="00BE5D77" w:rsidRPr="005E39BB">
        <w:rPr>
          <w:color w:val="000000" w:themeColor="text1"/>
        </w:rPr>
        <w:t xml:space="preserve">.  </w:t>
      </w:r>
      <w:r w:rsidR="00D16D64" w:rsidRPr="005E39BB">
        <w:rPr>
          <w:color w:val="000000" w:themeColor="text1"/>
        </w:rPr>
        <w:t xml:space="preserve">The purpose of using randomly connected networks is to explore </w:t>
      </w:r>
      <w:r w:rsidR="00637D06" w:rsidRPr="005E39BB">
        <w:rPr>
          <w:color w:val="000000" w:themeColor="text1"/>
        </w:rPr>
        <w:t>whether network</w:t>
      </w:r>
      <w:r w:rsidR="00F45218">
        <w:rPr>
          <w:color w:val="000000" w:themeColor="text1"/>
        </w:rPr>
        <w:t xml:space="preserve"> connectivity</w:t>
      </w:r>
      <w:r w:rsidR="00637D06" w:rsidRPr="005E39BB">
        <w:rPr>
          <w:color w:val="000000" w:themeColor="text1"/>
        </w:rPr>
        <w:t xml:space="preserve"> need to be </w:t>
      </w:r>
      <w:r w:rsidR="00B01120" w:rsidRPr="005E39BB">
        <w:rPr>
          <w:color w:val="000000" w:themeColor="text1"/>
        </w:rPr>
        <w:t xml:space="preserve">carefully </w:t>
      </w:r>
      <w:r w:rsidR="00637D06" w:rsidRPr="005E39BB">
        <w:rPr>
          <w:color w:val="000000" w:themeColor="text1"/>
        </w:rPr>
        <w:t xml:space="preserve">tuned to </w:t>
      </w:r>
      <w:r w:rsidR="00B01120" w:rsidRPr="005E39BB">
        <w:rPr>
          <w:color w:val="000000" w:themeColor="text1"/>
        </w:rPr>
        <w:t xml:space="preserve">ensure a specific level of </w:t>
      </w:r>
      <w:commentRangeStart w:id="28"/>
      <w:r w:rsidR="00F45218">
        <w:rPr>
          <w:color w:val="000000" w:themeColor="text1"/>
        </w:rPr>
        <w:t>stability</w:t>
      </w:r>
      <w:commentRangeEnd w:id="28"/>
      <w:r w:rsidR="00AC5EF5">
        <w:rPr>
          <w:rStyle w:val="CommentReference"/>
        </w:rPr>
        <w:commentReference w:id="28"/>
      </w:r>
      <w:r w:rsidR="00637D06" w:rsidRPr="005E39BB">
        <w:rPr>
          <w:color w:val="000000" w:themeColor="text1"/>
        </w:rPr>
        <w:t xml:space="preserve">. </w:t>
      </w:r>
      <w:r w:rsidR="003F7FB0" w:rsidRPr="005E39BB">
        <w:rPr>
          <w:color w:val="000000" w:themeColor="text1"/>
        </w:rPr>
        <w:t>Randomly connecting the network represents a worst-case scenario</w:t>
      </w:r>
      <w:r w:rsidR="007D261A" w:rsidRPr="005E39BB">
        <w:rPr>
          <w:color w:val="000000" w:themeColor="text1"/>
        </w:rPr>
        <w:t xml:space="preserve"> in which there is no coordination of synaptic strengths.  We present a s</w:t>
      </w:r>
      <w:r w:rsidR="00DD74CD" w:rsidRPr="005E39BB">
        <w:rPr>
          <w:color w:val="000000" w:themeColor="text1"/>
        </w:rPr>
        <w:t xml:space="preserve">ensitivity analysis in figure </w:t>
      </w:r>
      <w:r w:rsidR="00F45218">
        <w:rPr>
          <w:color w:val="000000" w:themeColor="text1"/>
        </w:rPr>
        <w:t>3</w:t>
      </w:r>
      <w:r w:rsidR="00DD74CD" w:rsidRPr="005E39BB">
        <w:rPr>
          <w:color w:val="000000" w:themeColor="text1"/>
        </w:rPr>
        <w:t xml:space="preserve"> in which we vary </w:t>
      </w:r>
      <w:r w:rsidR="0098609D" w:rsidRPr="005E39BB">
        <w:rPr>
          <w:color w:val="000000" w:themeColor="text1"/>
        </w:rPr>
        <w:t xml:space="preserve">each connectivity parameter one at a time.  In figure </w:t>
      </w:r>
      <w:r w:rsidR="00F45218">
        <w:rPr>
          <w:color w:val="000000" w:themeColor="text1"/>
        </w:rPr>
        <w:t>4</w:t>
      </w:r>
      <w:r w:rsidR="0098609D" w:rsidRPr="005E39BB">
        <w:rPr>
          <w:color w:val="000000" w:themeColor="text1"/>
        </w:rPr>
        <w:t xml:space="preserve">, we simulated networks </w:t>
      </w:r>
      <w:r w:rsidR="00F45218">
        <w:rPr>
          <w:color w:val="000000" w:themeColor="text1"/>
        </w:rPr>
        <w:t>throughout a</w:t>
      </w:r>
      <w:r w:rsidR="00563AE1" w:rsidRPr="005E39BB">
        <w:rPr>
          <w:color w:val="000000" w:themeColor="text1"/>
        </w:rPr>
        <w:t xml:space="preserve"> </w:t>
      </w:r>
      <w:r w:rsidR="00F45218">
        <w:rPr>
          <w:color w:val="000000" w:themeColor="text1"/>
        </w:rPr>
        <w:t>six</w:t>
      </w:r>
      <w:r w:rsidR="00FA0ED2" w:rsidRPr="005E39BB">
        <w:rPr>
          <w:color w:val="000000" w:themeColor="text1"/>
        </w:rPr>
        <w:t>-</w:t>
      </w:r>
      <w:r w:rsidR="00563AE1" w:rsidRPr="005E39BB">
        <w:rPr>
          <w:color w:val="000000" w:themeColor="text1"/>
        </w:rPr>
        <w:t>dimensional parameter space</w:t>
      </w:r>
      <w:r w:rsidR="00F45218">
        <w:rPr>
          <w:color w:val="000000" w:themeColor="text1"/>
        </w:rPr>
        <w:t xml:space="preserve"> to test for potential regions in parameter space which could render networks with SFA and STD overly convergent or unstable.</w:t>
      </w:r>
    </w:p>
    <w:p w14:paraId="4EB8E3DF" w14:textId="77777777" w:rsidR="00F45218" w:rsidRDefault="00F45218" w:rsidP="00C74F93">
      <w:pPr>
        <w:rPr>
          <w:color w:val="000000" w:themeColor="text1"/>
        </w:rPr>
      </w:pPr>
    </w:p>
    <w:p w14:paraId="7974570B" w14:textId="1B50AFB0" w:rsidR="00F45218" w:rsidRDefault="00F45218" w:rsidP="00C74F93">
      <w:pPr>
        <w:rPr>
          <w:color w:val="000000" w:themeColor="text1"/>
        </w:rPr>
      </w:pPr>
      <w:r>
        <w:rPr>
          <w:color w:val="000000" w:themeColor="text1"/>
        </w:rPr>
        <w:t xml:space="preserve">We explored networks that became transiently unstable and exhibited large discharges.  We found that this occurred most </w:t>
      </w:r>
      <w:r w:rsidR="00406801">
        <w:rPr>
          <w:color w:val="000000" w:themeColor="text1"/>
        </w:rPr>
        <w:t xml:space="preserve">in </w:t>
      </w:r>
      <w:r>
        <w:rPr>
          <w:color w:val="000000" w:themeColor="text1"/>
        </w:rPr>
        <w:t xml:space="preserve">a subset of networks with a four-fold increase in excitatory-excitatory weights. </w:t>
      </w:r>
    </w:p>
    <w:p w14:paraId="10039506" w14:textId="77777777" w:rsidR="004363FB" w:rsidRPr="005E39BB" w:rsidRDefault="004363FB" w:rsidP="00C74F93">
      <w:pPr>
        <w:rPr>
          <w:color w:val="000000" w:themeColor="text1"/>
        </w:rPr>
      </w:pPr>
    </w:p>
    <w:p w14:paraId="50BBB1D8" w14:textId="71C784D7" w:rsidR="00EF4369" w:rsidRDefault="00EF4369" w:rsidP="00C74F93">
      <w:pPr>
        <w:rPr>
          <w:color w:val="000000" w:themeColor="text1"/>
        </w:rPr>
      </w:pPr>
      <w:r w:rsidRPr="005E39BB">
        <w:rPr>
          <w:color w:val="000000" w:themeColor="text1"/>
        </w:rPr>
        <w:t>Together, these method</w:t>
      </w:r>
      <w:r w:rsidR="00232F5E" w:rsidRPr="005E39BB">
        <w:rPr>
          <w:color w:val="000000" w:themeColor="text1"/>
        </w:rPr>
        <w:t>s</w:t>
      </w:r>
      <w:r w:rsidRPr="005E39BB">
        <w:rPr>
          <w:color w:val="000000" w:themeColor="text1"/>
        </w:rPr>
        <w:t xml:space="preserve"> explore the interaction of </w:t>
      </w:r>
      <w:r w:rsidR="00E645B5" w:rsidRPr="005E39BB">
        <w:rPr>
          <w:color w:val="000000" w:themeColor="text1"/>
        </w:rPr>
        <w:t xml:space="preserve">multiple timescale </w:t>
      </w:r>
      <w:r w:rsidRPr="005E39BB">
        <w:rPr>
          <w:color w:val="000000" w:themeColor="text1"/>
        </w:rPr>
        <w:t>SFA and STD</w:t>
      </w:r>
      <w:r w:rsidR="00E645B5" w:rsidRPr="005E39BB">
        <w:rPr>
          <w:color w:val="000000" w:themeColor="text1"/>
        </w:rPr>
        <w:t>,</w:t>
      </w:r>
      <w:r w:rsidR="00617837" w:rsidRPr="005E39BB">
        <w:rPr>
          <w:color w:val="000000" w:themeColor="text1"/>
        </w:rPr>
        <w:t xml:space="preserve"> as well as their effect on </w:t>
      </w:r>
      <w:r w:rsidR="00B01120" w:rsidRPr="005E39BB">
        <w:rPr>
          <w:color w:val="000000" w:themeColor="text1"/>
        </w:rPr>
        <w:t>the level of divergence</w:t>
      </w:r>
      <w:r w:rsidR="00617837" w:rsidRPr="005E39BB">
        <w:rPr>
          <w:color w:val="000000" w:themeColor="text1"/>
        </w:rPr>
        <w:t xml:space="preserve">. </w:t>
      </w:r>
    </w:p>
    <w:p w14:paraId="56CB890F" w14:textId="77777777" w:rsidR="00EF4369" w:rsidRPr="005E39BB" w:rsidRDefault="00EF4369" w:rsidP="00C74F93">
      <w:pPr>
        <w:rPr>
          <w:color w:val="000000" w:themeColor="text1"/>
        </w:rPr>
      </w:pPr>
    </w:p>
    <w:p w14:paraId="1A169F4D" w14:textId="1C27CA30" w:rsidR="00090C64" w:rsidRPr="005E39BB" w:rsidRDefault="00163202" w:rsidP="00C74F93">
      <w:pPr>
        <w:rPr>
          <w:b/>
          <w:bCs/>
          <w:color w:val="000000" w:themeColor="text1"/>
          <w:sz w:val="28"/>
          <w:szCs w:val="28"/>
        </w:rPr>
      </w:pPr>
      <w:commentRangeStart w:id="29"/>
      <w:r w:rsidRPr="005E39BB">
        <w:rPr>
          <w:b/>
          <w:bCs/>
          <w:color w:val="000000" w:themeColor="text1"/>
          <w:sz w:val="28"/>
          <w:szCs w:val="28"/>
        </w:rPr>
        <w:t>Results</w:t>
      </w:r>
      <w:commentRangeEnd w:id="29"/>
      <w:r w:rsidR="007D1812">
        <w:rPr>
          <w:rStyle w:val="CommentReference"/>
        </w:rPr>
        <w:commentReference w:id="29"/>
      </w:r>
    </w:p>
    <w:p w14:paraId="7E58931F" w14:textId="1F50E621" w:rsidR="00134CEF" w:rsidRPr="005E39BB" w:rsidRDefault="00134CEF" w:rsidP="00C74F93">
      <w:pPr>
        <w:rPr>
          <w:color w:val="000000" w:themeColor="text1"/>
        </w:rPr>
      </w:pPr>
    </w:p>
    <w:p w14:paraId="0E653D86" w14:textId="546B177A" w:rsidR="00B20B52" w:rsidRPr="005E39BB" w:rsidRDefault="00B53795" w:rsidP="00C74F93">
      <w:pPr>
        <w:rPr>
          <w:color w:val="000000" w:themeColor="text1"/>
        </w:rPr>
      </w:pPr>
      <w:r w:rsidRPr="005E39BB">
        <w:rPr>
          <w:color w:val="000000" w:themeColor="text1"/>
        </w:rPr>
        <w:t xml:space="preserve">To test our </w:t>
      </w:r>
      <w:commentRangeStart w:id="30"/>
      <w:r w:rsidRPr="005E39BB">
        <w:rPr>
          <w:color w:val="000000" w:themeColor="text1"/>
        </w:rPr>
        <w:t>hypothesis</w:t>
      </w:r>
      <w:commentRangeEnd w:id="30"/>
      <w:r w:rsidR="00AC5EF5">
        <w:rPr>
          <w:rStyle w:val="CommentReference"/>
        </w:rPr>
        <w:commentReference w:id="30"/>
      </w:r>
      <w:r w:rsidRPr="005E39BB">
        <w:rPr>
          <w:color w:val="000000" w:themeColor="text1"/>
        </w:rPr>
        <w:t xml:space="preserve"> that adaptation promotes network stability and flexibility, we analyzed the </w:t>
      </w:r>
      <w:r w:rsidR="00EE07B9">
        <w:rPr>
          <w:color w:val="000000" w:themeColor="text1"/>
        </w:rPr>
        <w:t xml:space="preserve">dynamical </w:t>
      </w:r>
      <w:r w:rsidRPr="005E39BB">
        <w:rPr>
          <w:color w:val="000000" w:themeColor="text1"/>
        </w:rPr>
        <w:t xml:space="preserve">behavior of our </w:t>
      </w:r>
      <w:r w:rsidR="00EE07B9">
        <w:rPr>
          <w:color w:val="000000" w:themeColor="text1"/>
        </w:rPr>
        <w:t>recurrent neural network</w:t>
      </w:r>
      <w:r w:rsidRPr="005E39BB">
        <w:rPr>
          <w:color w:val="000000" w:themeColor="text1"/>
        </w:rPr>
        <w:t xml:space="preserve"> model </w:t>
      </w:r>
      <w:r w:rsidR="00EE07B9">
        <w:rPr>
          <w:color w:val="000000" w:themeColor="text1"/>
        </w:rPr>
        <w:t>with and without STD and multiple timescale SFA.</w:t>
      </w:r>
    </w:p>
    <w:p w14:paraId="445FF507" w14:textId="0178E0F4" w:rsidR="003E71DD" w:rsidRPr="005E39BB" w:rsidRDefault="0020513D" w:rsidP="00C74F93">
      <w:pPr>
        <w:rPr>
          <w:color w:val="000000" w:themeColor="text1"/>
        </w:rPr>
      </w:pPr>
      <w:r w:rsidRPr="005E39BB">
        <w:rPr>
          <w:rFonts w:eastAsiaTheme="minorEastAsia"/>
          <w:color w:val="000000" w:themeColor="text1"/>
        </w:rPr>
        <w:t xml:space="preserve"> </w:t>
      </w:r>
    </w:p>
    <w:p w14:paraId="4F1576D8" w14:textId="293290F6" w:rsidR="00694A1F" w:rsidRPr="005E39BB" w:rsidRDefault="00184C3F" w:rsidP="00184C3F">
      <w:pPr>
        <w:tabs>
          <w:tab w:val="left" w:pos="360"/>
          <w:tab w:val="left" w:pos="720"/>
        </w:tabs>
        <w:rPr>
          <w:b/>
          <w:bCs/>
          <w:color w:val="000000" w:themeColor="text1"/>
        </w:rPr>
      </w:pPr>
      <w:r>
        <w:rPr>
          <w:b/>
          <w:bCs/>
          <w:color w:val="000000" w:themeColor="text1"/>
        </w:rPr>
        <w:tab/>
      </w:r>
      <w:r w:rsidR="00BD52AE" w:rsidRPr="005E39BB">
        <w:rPr>
          <w:b/>
          <w:bCs/>
          <w:color w:val="000000" w:themeColor="text1"/>
        </w:rPr>
        <w:t xml:space="preserve">Adaptation </w:t>
      </w:r>
      <w:r w:rsidR="0022623D" w:rsidRPr="005E39BB">
        <w:rPr>
          <w:b/>
          <w:bCs/>
          <w:color w:val="000000" w:themeColor="text1"/>
        </w:rPr>
        <w:t xml:space="preserve">leads to the </w:t>
      </w:r>
      <w:r w:rsidR="00D64698" w:rsidRPr="005E39BB">
        <w:rPr>
          <w:b/>
          <w:bCs/>
          <w:color w:val="000000" w:themeColor="text1"/>
        </w:rPr>
        <w:t>edge of chaos</w:t>
      </w:r>
      <w:r w:rsidR="0022623D" w:rsidRPr="005E39BB">
        <w:rPr>
          <w:b/>
          <w:bCs/>
          <w:color w:val="000000" w:themeColor="text1"/>
        </w:rPr>
        <w:t xml:space="preserve"> </w:t>
      </w:r>
    </w:p>
    <w:p w14:paraId="0DF68654" w14:textId="6ABBC6FA" w:rsidR="00A45E5C" w:rsidRPr="005E39BB" w:rsidRDefault="00A45E5C" w:rsidP="00C74F93">
      <w:pPr>
        <w:rPr>
          <w:color w:val="000000" w:themeColor="text1"/>
        </w:rPr>
      </w:pPr>
    </w:p>
    <w:p w14:paraId="3A48B74C" w14:textId="5FC1948D" w:rsidR="009F6772" w:rsidRDefault="00F4233F" w:rsidP="00C74F93">
      <w:pPr>
        <w:rPr>
          <w:color w:val="000000" w:themeColor="text1"/>
        </w:rPr>
      </w:pPr>
      <w:r w:rsidRPr="005E39BB">
        <w:rPr>
          <w:color w:val="000000" w:themeColor="text1"/>
        </w:rPr>
        <w:t xml:space="preserve">We performed a sensitivity </w:t>
      </w:r>
      <w:commentRangeStart w:id="31"/>
      <w:r w:rsidRPr="005E39BB">
        <w:rPr>
          <w:color w:val="000000" w:themeColor="text1"/>
        </w:rPr>
        <w:t>analysis</w:t>
      </w:r>
      <w:commentRangeEnd w:id="31"/>
      <w:r w:rsidR="00AC5EF5">
        <w:rPr>
          <w:rStyle w:val="CommentReference"/>
        </w:rPr>
        <w:commentReference w:id="31"/>
      </w:r>
      <w:r w:rsidRPr="005E39BB">
        <w:rPr>
          <w:color w:val="000000" w:themeColor="text1"/>
        </w:rPr>
        <w:t xml:space="preserve"> of stability, as measured by the largest Lyapunov exponent, by varying key connectivity parameters: mean connection strength, network size, the fraction of excitatory neurons, and the excitatory-to-excitatory connection strength.  Increasing any one of these parameters is expected to </w:t>
      </w:r>
      <w:r w:rsidR="006B6721" w:rsidRPr="005E39BB">
        <w:rPr>
          <w:color w:val="000000" w:themeColor="text1"/>
        </w:rPr>
        <w:t xml:space="preserve">create additional positive feedback on average.  </w:t>
      </w:r>
      <w:commentRangeStart w:id="32"/>
      <w:r w:rsidR="006B6721" w:rsidRPr="005E39BB">
        <w:rPr>
          <w:color w:val="000000" w:themeColor="text1"/>
        </w:rPr>
        <w:t xml:space="preserve">We </w:t>
      </w:r>
      <w:r w:rsidR="009B35D3" w:rsidRPr="005E39BB">
        <w:rPr>
          <w:color w:val="000000" w:themeColor="text1"/>
        </w:rPr>
        <w:t xml:space="preserve">50 randomly </w:t>
      </w:r>
      <w:commentRangeEnd w:id="32"/>
      <w:r w:rsidR="00EE0D03">
        <w:rPr>
          <w:rStyle w:val="CommentReference"/>
        </w:rPr>
        <w:commentReference w:id="32"/>
      </w:r>
      <w:r w:rsidR="009B35D3" w:rsidRPr="005E39BB">
        <w:rPr>
          <w:color w:val="000000" w:themeColor="text1"/>
        </w:rPr>
        <w:t xml:space="preserve">connected networks at each parameter combination and </w:t>
      </w:r>
      <w:r w:rsidR="009B35D3" w:rsidRPr="005E39BB">
        <w:rPr>
          <w:color w:val="000000" w:themeColor="text1"/>
        </w:rPr>
        <w:lastRenderedPageBreak/>
        <w:t>computed their stability</w:t>
      </w:r>
      <w:r w:rsidR="001D05EB" w:rsidRPr="005E39BB">
        <w:rPr>
          <w:color w:val="000000" w:themeColor="text1"/>
        </w:rPr>
        <w:t xml:space="preserve"> (</w:t>
      </w:r>
      <w:commentRangeStart w:id="33"/>
      <w:commentRangeStart w:id="34"/>
      <w:r w:rsidR="001D05EB" w:rsidRPr="005E39BB">
        <w:rPr>
          <w:color w:val="000000" w:themeColor="text1"/>
        </w:rPr>
        <w:t>Figure 4</w:t>
      </w:r>
      <w:commentRangeEnd w:id="33"/>
      <w:r w:rsidR="00EE0D03">
        <w:rPr>
          <w:rStyle w:val="CommentReference"/>
        </w:rPr>
        <w:commentReference w:id="33"/>
      </w:r>
      <w:commentRangeEnd w:id="34"/>
      <w:r w:rsidR="00AC5EF5">
        <w:rPr>
          <w:rStyle w:val="CommentReference"/>
        </w:rPr>
        <w:commentReference w:id="34"/>
      </w:r>
      <w:r w:rsidR="001D05EB" w:rsidRPr="005E39BB">
        <w:rPr>
          <w:color w:val="000000" w:themeColor="text1"/>
        </w:rPr>
        <w:t>).  Networks without adaptation</w:t>
      </w:r>
      <w:r w:rsidR="00174018" w:rsidRPr="005E39BB">
        <w:rPr>
          <w:color w:val="000000" w:themeColor="text1"/>
        </w:rPr>
        <w:t xml:space="preserve"> (Figure 4, m-p) </w:t>
      </w:r>
      <w:r w:rsidR="001D05EB" w:rsidRPr="005E39BB">
        <w:rPr>
          <w:color w:val="000000" w:themeColor="text1"/>
        </w:rPr>
        <w:t xml:space="preserve">became unstable as </w:t>
      </w:r>
      <w:r w:rsidR="00174018" w:rsidRPr="005E39BB">
        <w:rPr>
          <w:color w:val="000000" w:themeColor="text1"/>
        </w:rPr>
        <w:t xml:space="preserve">each connectivity parameter increased.  </w:t>
      </w:r>
      <w:r w:rsidR="00D05007" w:rsidRPr="005E39BB">
        <w:rPr>
          <w:color w:val="000000" w:themeColor="text1"/>
        </w:rPr>
        <w:t xml:space="preserve">Networks with </w:t>
      </w:r>
      <w:r w:rsidR="00E74234" w:rsidRPr="005E39BB">
        <w:rPr>
          <w:color w:val="000000" w:themeColor="text1"/>
        </w:rPr>
        <w:t>SFA alone</w:t>
      </w:r>
      <w:r w:rsidR="00D05007" w:rsidRPr="005E39BB">
        <w:rPr>
          <w:color w:val="000000" w:themeColor="text1"/>
        </w:rPr>
        <w:t xml:space="preserve"> (Figure 4, e-h)</w:t>
      </w:r>
      <w:r w:rsidR="00E74234" w:rsidRPr="005E39BB">
        <w:rPr>
          <w:color w:val="000000" w:themeColor="text1"/>
        </w:rPr>
        <w:t xml:space="preserve"> </w:t>
      </w:r>
      <w:r w:rsidR="00D05007" w:rsidRPr="005E39BB">
        <w:rPr>
          <w:color w:val="000000" w:themeColor="text1"/>
        </w:rPr>
        <w:t xml:space="preserve">were only slightly more stable, but networks with STD alone (Figure 4, </w:t>
      </w:r>
      <w:proofErr w:type="spellStart"/>
      <w:r w:rsidR="00D05007" w:rsidRPr="005E39BB">
        <w:rPr>
          <w:color w:val="000000" w:themeColor="text1"/>
        </w:rPr>
        <w:t>i</w:t>
      </w:r>
      <w:proofErr w:type="spellEnd"/>
      <w:r w:rsidR="00D05007" w:rsidRPr="005E39BB">
        <w:rPr>
          <w:color w:val="000000" w:themeColor="text1"/>
        </w:rPr>
        <w:t>-l) we</w:t>
      </w:r>
      <w:r w:rsidR="00EE0D03">
        <w:rPr>
          <w:color w:val="000000" w:themeColor="text1"/>
        </w:rPr>
        <w:t>re</w:t>
      </w:r>
      <w:r w:rsidR="00D05007" w:rsidRPr="005E39BB">
        <w:rPr>
          <w:color w:val="000000" w:themeColor="text1"/>
        </w:rPr>
        <w:t xml:space="preserve"> much more stable.</w:t>
      </w:r>
      <w:r w:rsidR="00E75D26" w:rsidRPr="005E39BB">
        <w:rPr>
          <w:color w:val="000000" w:themeColor="text1"/>
        </w:rPr>
        <w:t xml:space="preserve">  Networks with both SFA and STD</w:t>
      </w:r>
      <w:r w:rsidR="004A505C" w:rsidRPr="005E39BB">
        <w:rPr>
          <w:color w:val="000000" w:themeColor="text1"/>
        </w:rPr>
        <w:t xml:space="preserve"> maintained a </w:t>
      </w:r>
      <w:r w:rsidR="00D22C5A" w:rsidRPr="005E39BB">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4A505C" w:rsidRPr="005E39BB">
        <w:rPr>
          <w:color w:val="000000" w:themeColor="text1"/>
        </w:rPr>
        <w:t xml:space="preserve"> close to zero (</w:t>
      </w:r>
      <w:r w:rsidR="00D22C5A" w:rsidRPr="005E39BB">
        <w:rPr>
          <w:color w:val="000000" w:themeColor="text1"/>
        </w:rPr>
        <w:t>on the edge of chaos</w:t>
      </w:r>
      <w:r w:rsidR="004A505C" w:rsidRPr="005E39BB">
        <w:rPr>
          <w:color w:val="000000" w:themeColor="text1"/>
        </w:rPr>
        <w:t>) across a wide range of connect</w:t>
      </w:r>
      <w:r w:rsidR="00482A03" w:rsidRPr="005E39BB">
        <w:rPr>
          <w:color w:val="000000" w:themeColor="text1"/>
        </w:rPr>
        <w:t>ivity parameters.  This shows that the stability of networks with SFA and STD is largely insensitive to connectivity.</w:t>
      </w:r>
    </w:p>
    <w:p w14:paraId="5ADEE903" w14:textId="77777777" w:rsidR="006F7345" w:rsidRPr="005E39BB" w:rsidRDefault="006F7345" w:rsidP="00C74F93">
      <w:pPr>
        <w:rPr>
          <w:color w:val="000000" w:themeColor="text1"/>
        </w:rPr>
      </w:pPr>
    </w:p>
    <w:p w14:paraId="7EC461C1" w14:textId="3F3B1EC9" w:rsidR="00E90E9D" w:rsidRPr="005E39BB" w:rsidRDefault="00477A8B" w:rsidP="00C74F93">
      <w:pPr>
        <w:rPr>
          <w:color w:val="000000" w:themeColor="text1"/>
        </w:rPr>
      </w:pPr>
      <w:r>
        <w:rPr>
          <w:noProof/>
          <w:color w:val="000000" w:themeColor="text1"/>
        </w:rPr>
        <w:drawing>
          <wp:inline distT="0" distB="0" distL="0" distR="0" wp14:anchorId="5A18CA2D" wp14:editId="212C447C">
            <wp:extent cx="5768196" cy="4568173"/>
            <wp:effectExtent l="0" t="0" r="0" b="4445"/>
            <wp:docPr id="60660974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09745" name="Graphic 606609745"/>
                    <pic:cNvPicPr/>
                  </pic:nvPicPr>
                  <pic:blipFill rotWithShape="1">
                    <a:blip r:embed="rId15">
                      <a:extLst>
                        <a:ext uri="{96DAC541-7B7A-43D3-8B79-37D633B846F1}">
                          <asvg:svgBlip xmlns:asvg="http://schemas.microsoft.com/office/drawing/2016/SVG/main" r:embed="rId16"/>
                        </a:ext>
                      </a:extLst>
                    </a:blip>
                    <a:srcRect l="5321" t="3099" r="6329" b="3529"/>
                    <a:stretch>
                      <a:fillRect/>
                    </a:stretch>
                  </pic:blipFill>
                  <pic:spPr bwMode="auto">
                    <a:xfrm>
                      <a:off x="0" y="0"/>
                      <a:ext cx="5784050" cy="4580729"/>
                    </a:xfrm>
                    <a:prstGeom prst="rect">
                      <a:avLst/>
                    </a:prstGeom>
                    <a:ln>
                      <a:noFill/>
                    </a:ln>
                    <a:extLst>
                      <a:ext uri="{53640926-AAD7-44D8-BBD7-CCE9431645EC}">
                        <a14:shadowObscured xmlns:a14="http://schemas.microsoft.com/office/drawing/2010/main"/>
                      </a:ext>
                    </a:extLst>
                  </pic:spPr>
                </pic:pic>
              </a:graphicData>
            </a:graphic>
          </wp:inline>
        </w:drawing>
      </w:r>
    </w:p>
    <w:p w14:paraId="03781257" w14:textId="35E921D0" w:rsidR="00694A1F" w:rsidRPr="009E368A" w:rsidRDefault="00694A1F" w:rsidP="00581AD8">
      <w:pPr>
        <w:rPr>
          <w:rFonts w:eastAsiaTheme="minorEastAsia"/>
          <w:color w:val="000000" w:themeColor="text1"/>
        </w:rPr>
      </w:pPr>
      <w:r w:rsidRPr="005E39BB">
        <w:rPr>
          <w:color w:val="000000" w:themeColor="text1"/>
        </w:rPr>
        <w:t xml:space="preserve">Figure </w:t>
      </w:r>
      <w:r w:rsidR="006D1B04">
        <w:rPr>
          <w:color w:val="000000" w:themeColor="text1"/>
        </w:rPr>
        <w:t>2</w:t>
      </w:r>
      <w:r w:rsidRPr="005E39BB">
        <w:rPr>
          <w:color w:val="000000" w:themeColor="text1"/>
        </w:rPr>
        <w:t xml:space="preserve">. </w:t>
      </w:r>
      <w:r w:rsidR="00D22C5A" w:rsidRPr="005E39BB">
        <w:rPr>
          <w:color w:val="000000" w:themeColor="text1"/>
        </w:rPr>
        <w:t xml:space="preserve">The combination of multiple timescale SFA and STD leads to robust networks on the edge of </w:t>
      </w:r>
      <w:commentRangeStart w:id="35"/>
      <w:r w:rsidR="00D22C5A" w:rsidRPr="005E39BB">
        <w:rPr>
          <w:color w:val="000000" w:themeColor="text1"/>
        </w:rPr>
        <w:t>chaos</w:t>
      </w:r>
      <w:commentRangeEnd w:id="35"/>
      <w:r w:rsidR="00AC5EF5">
        <w:rPr>
          <w:rStyle w:val="CommentReference"/>
        </w:rPr>
        <w:commentReference w:id="35"/>
      </w:r>
      <w:r w:rsidR="00D22C5A" w:rsidRPr="005E39BB">
        <w:rPr>
          <w:color w:val="000000" w:themeColor="text1"/>
        </w:rPr>
        <w:t xml:space="preserve"> over a wide range of connectivity parameters. We performed a s</w:t>
      </w:r>
      <w:r w:rsidRPr="005E39BB">
        <w:rPr>
          <w:color w:val="000000" w:themeColor="text1"/>
        </w:rPr>
        <w:t>ensitivity</w:t>
      </w:r>
      <w:r w:rsidR="00C703DC" w:rsidRPr="005E39BB">
        <w:rPr>
          <w:color w:val="000000" w:themeColor="text1"/>
        </w:rPr>
        <w:t xml:space="preserve"> analysis of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C703DC" w:rsidRPr="005E39BB">
        <w:rPr>
          <w:color w:val="000000" w:themeColor="text1"/>
        </w:rPr>
        <w:t xml:space="preserve"> </w:t>
      </w:r>
      <w:r w:rsidR="00EF307B" w:rsidRPr="005E39BB">
        <w:rPr>
          <w:color w:val="000000" w:themeColor="text1"/>
        </w:rPr>
        <w:t>across a range of connectivity parameters.  We compared</w:t>
      </w:r>
      <w:r w:rsidR="006F7345">
        <w:rPr>
          <w:color w:val="000000" w:themeColor="text1"/>
        </w:rPr>
        <w:t xml:space="preserve"> four conditions</w:t>
      </w:r>
      <w:r w:rsidR="005B12F5">
        <w:rPr>
          <w:color w:val="000000" w:themeColor="text1"/>
        </w:rPr>
        <w:t xml:space="preserve"> along each column</w:t>
      </w:r>
      <w:r w:rsidR="006F7345">
        <w:rPr>
          <w:color w:val="000000" w:themeColor="text1"/>
        </w:rPr>
        <w:t>: (1)</w:t>
      </w:r>
      <w:r w:rsidR="00D22C5A" w:rsidRPr="005E39BB">
        <w:rPr>
          <w:color w:val="000000" w:themeColor="text1"/>
        </w:rPr>
        <w:t xml:space="preserve"> no adaptation</w:t>
      </w:r>
      <w:r w:rsidR="006F7345">
        <w:rPr>
          <w:color w:val="000000" w:themeColor="text1"/>
        </w:rPr>
        <w:t>,</w:t>
      </w:r>
      <w:r w:rsidR="00D22C5A" w:rsidRPr="005E39BB">
        <w:rPr>
          <w:color w:val="000000" w:themeColor="text1"/>
        </w:rPr>
        <w:t xml:space="preserve"> </w:t>
      </w:r>
      <w:r w:rsidR="006F7345">
        <w:rPr>
          <w:color w:val="000000" w:themeColor="text1"/>
        </w:rPr>
        <w:t xml:space="preserve">(2) </w:t>
      </w:r>
      <w:r w:rsidR="00EF307B" w:rsidRPr="005E39BB">
        <w:rPr>
          <w:color w:val="000000" w:themeColor="text1"/>
        </w:rPr>
        <w:t xml:space="preserve">SFA alone, </w:t>
      </w:r>
      <w:r w:rsidR="006F7345">
        <w:rPr>
          <w:color w:val="000000" w:themeColor="text1"/>
        </w:rPr>
        <w:t xml:space="preserve">(3) </w:t>
      </w:r>
      <w:r w:rsidR="00EF307B" w:rsidRPr="005E39BB">
        <w:rPr>
          <w:color w:val="000000" w:themeColor="text1"/>
        </w:rPr>
        <w:t>STD alone</w:t>
      </w:r>
      <w:r w:rsidR="00D22C5A" w:rsidRPr="005E39BB">
        <w:rPr>
          <w:color w:val="000000" w:themeColor="text1"/>
        </w:rPr>
        <w:t xml:space="preserve">, and </w:t>
      </w:r>
      <w:r w:rsidR="006F7345">
        <w:rPr>
          <w:color w:val="000000" w:themeColor="text1"/>
        </w:rPr>
        <w:t xml:space="preserve">(4) </w:t>
      </w:r>
      <w:r w:rsidR="00D22C5A" w:rsidRPr="005E39BB">
        <w:rPr>
          <w:color w:val="000000" w:themeColor="text1"/>
        </w:rPr>
        <w:t>both</w:t>
      </w:r>
      <w:r w:rsidR="006F7345">
        <w:rPr>
          <w:color w:val="000000" w:themeColor="text1"/>
        </w:rPr>
        <w:t xml:space="preserve"> </w:t>
      </w:r>
      <w:r w:rsidR="006F7345" w:rsidRPr="005E39BB">
        <w:rPr>
          <w:color w:val="000000" w:themeColor="text1"/>
        </w:rPr>
        <w:t>SFA</w:t>
      </w:r>
      <w:r w:rsidR="006F7345">
        <w:rPr>
          <w:color w:val="000000" w:themeColor="text1"/>
        </w:rPr>
        <w:t xml:space="preserve"> and STD</w:t>
      </w:r>
      <w:r w:rsidR="00D22C5A" w:rsidRPr="005E39BB">
        <w:rPr>
          <w:color w:val="000000" w:themeColor="text1"/>
        </w:rPr>
        <w:t xml:space="preserve">.  We systematically </w:t>
      </w:r>
      <w:proofErr w:type="spellStart"/>
      <w:r w:rsidR="00D22C5A" w:rsidRPr="005E39BB">
        <w:rPr>
          <w:color w:val="000000" w:themeColor="text1"/>
        </w:rPr>
        <w:t>var</w:t>
      </w:r>
      <w:r w:rsidR="005B12F5">
        <w:rPr>
          <w:color w:val="000000" w:themeColor="text1"/>
        </w:rPr>
        <w:t>ried</w:t>
      </w:r>
      <w:proofErr w:type="spellEnd"/>
      <w:r w:rsidR="00D22C5A" w:rsidRPr="005E39BB">
        <w:rPr>
          <w:color w:val="000000" w:themeColor="text1"/>
        </w:rPr>
        <w:t xml:space="preserve"> network parameters along four dimensions:</w:t>
      </w:r>
      <w:r w:rsidR="002F1163" w:rsidRPr="005E39BB">
        <w:rPr>
          <w:color w:val="000000" w:themeColor="text1"/>
        </w:rPr>
        <w:t xml:space="preserve"> </w:t>
      </w:r>
      <w:r w:rsidR="00D22C5A" w:rsidRPr="005E39BB">
        <w:rPr>
          <w:color w:val="000000" w:themeColor="text1"/>
        </w:rPr>
        <w:t xml:space="preserve">mean </w:t>
      </w:r>
      <w:r w:rsidR="005B12F5">
        <w:rPr>
          <w:color w:val="000000" w:themeColor="text1"/>
        </w:rPr>
        <w:t>excitatory-excitatory weight</w:t>
      </w:r>
      <w:r w:rsidR="00D22C5A" w:rsidRPr="005E39BB">
        <w:rPr>
          <w:color w:val="000000" w:themeColor="text1"/>
        </w:rPr>
        <w:t xml:space="preserve"> (</w:t>
      </w:r>
      <w:r w:rsidR="008D1959" w:rsidRPr="005E39BB">
        <w:rPr>
          <w:color w:val="000000" w:themeColor="text1"/>
        </w:rPr>
        <w:t>a-d</w:t>
      </w:r>
      <w:r w:rsidR="00D22C5A" w:rsidRPr="005E39BB">
        <w:rPr>
          <w:color w:val="000000" w:themeColor="text1"/>
        </w:rPr>
        <w:t xml:space="preserve">), </w:t>
      </w:r>
      <w:r w:rsidR="002F1163" w:rsidRPr="005E39BB">
        <w:rPr>
          <w:color w:val="000000" w:themeColor="text1"/>
        </w:rPr>
        <w:t>and the</w:t>
      </w:r>
      <w:r w:rsidR="005B12F5">
        <w:rPr>
          <w:color w:val="000000" w:themeColor="text1"/>
        </w:rPr>
        <w:t xml:space="preserve"> overall (both excitatory and inhibitory)</w:t>
      </w:r>
      <w:r w:rsidR="00D22C5A" w:rsidRPr="005E39BB">
        <w:rPr>
          <w:color w:val="000000" w:themeColor="text1"/>
        </w:rPr>
        <w:t xml:space="preserve"> </w:t>
      </w:r>
      <w:r w:rsidR="005B12F5">
        <w:rPr>
          <w:color w:val="000000" w:themeColor="text1"/>
        </w:rPr>
        <w:t>mean weight</w:t>
      </w:r>
      <w:r w:rsidR="00D22C5A" w:rsidRPr="005E39BB">
        <w:rPr>
          <w:color w:val="000000" w:themeColor="text1"/>
        </w:rPr>
        <w:t xml:space="preserve"> (</w:t>
      </w:r>
      <w:r w:rsidR="008D1959" w:rsidRPr="005E39BB">
        <w:rPr>
          <w:color w:val="000000" w:themeColor="text1"/>
        </w:rPr>
        <w:t>e-h</w:t>
      </w:r>
      <w:r w:rsidR="00D22C5A" w:rsidRPr="005E39BB">
        <w:rPr>
          <w:color w:val="000000" w:themeColor="text1"/>
        </w:rPr>
        <w:t>)</w:t>
      </w:r>
      <w:r w:rsidR="008D1959" w:rsidRPr="005E39BB">
        <w:rPr>
          <w:color w:val="000000" w:themeColor="text1"/>
        </w:rPr>
        <w:t xml:space="preserve">, and </w:t>
      </w:r>
      <w:r w:rsidR="005B12F5">
        <w:rPr>
          <w:color w:val="000000" w:themeColor="text1"/>
        </w:rPr>
        <w:t>the number of neurons in the network</w:t>
      </w:r>
      <w:r w:rsidR="008D1959" w:rsidRPr="005E39BB">
        <w:rPr>
          <w:color w:val="000000" w:themeColor="text1"/>
        </w:rPr>
        <w:t xml:space="preserve"> (</w:t>
      </w:r>
      <w:proofErr w:type="spellStart"/>
      <w:r w:rsidR="008D1959" w:rsidRPr="005E39BB">
        <w:rPr>
          <w:color w:val="000000" w:themeColor="text1"/>
        </w:rPr>
        <w:t>i</w:t>
      </w:r>
      <w:proofErr w:type="spellEnd"/>
      <w:r w:rsidR="008D1959" w:rsidRPr="005E39BB">
        <w:rPr>
          <w:color w:val="000000" w:themeColor="text1"/>
        </w:rPr>
        <w:t>-l)</w:t>
      </w:r>
      <w:r w:rsidR="001A257D" w:rsidRPr="005E39BB">
        <w:rPr>
          <w:color w:val="000000" w:themeColor="text1"/>
        </w:rPr>
        <w:t>.  The largest Lyapunov exponent</w:t>
      </w:r>
      <w:r w:rsidR="00366D2E" w:rsidRPr="005E39BB">
        <w:rPr>
          <w:color w:val="000000" w:themeColor="text1"/>
        </w:rPr>
        <w:t xml:space="preserve"> </w:t>
      </w:r>
      <w:r w:rsidR="00D22C5A" w:rsidRPr="005E39BB">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1A257D" w:rsidRPr="005E39BB">
        <w:rPr>
          <w:color w:val="000000" w:themeColor="text1"/>
        </w:rPr>
        <w:t xml:space="preserve"> quantifies </w:t>
      </w:r>
      <w:r w:rsidR="00D22C5A" w:rsidRPr="005E39BB">
        <w:rPr>
          <w:color w:val="000000" w:themeColor="text1"/>
        </w:rPr>
        <w:t>rate of divergence between nearby network states over time</w:t>
      </w:r>
      <w:r w:rsidR="001A257D" w:rsidRPr="005E39BB">
        <w:rPr>
          <w:color w:val="000000" w:themeColor="text1"/>
        </w:rPr>
        <w:t xml:space="preserve">.  </w:t>
      </w:r>
      <w:r w:rsidR="005B12F5">
        <w:rPr>
          <w:color w:val="000000" w:themeColor="text1"/>
        </w:rPr>
        <w:t>1,000</w:t>
      </w:r>
      <w:r w:rsidR="00004F7D" w:rsidRPr="005E39BB">
        <w:rPr>
          <w:color w:val="000000" w:themeColor="text1"/>
        </w:rPr>
        <w:t xml:space="preserve"> networks were simulated </w:t>
      </w:r>
      <w:r w:rsidR="005B12F5">
        <w:rPr>
          <w:color w:val="000000" w:themeColor="text1"/>
        </w:rPr>
        <w:t xml:space="preserve">for each sensitivity </w:t>
      </w:r>
      <w:r w:rsidR="00004F7D" w:rsidRPr="005E39BB">
        <w:rPr>
          <w:color w:val="000000" w:themeColor="text1"/>
        </w:rPr>
        <w:t xml:space="preserve">and </w:t>
      </w:r>
      <w:r w:rsidR="002E473C" w:rsidRPr="005E39BB">
        <w:rPr>
          <w:color w:val="000000" w:themeColor="text1"/>
        </w:rPr>
        <w:t>the distribution</w:t>
      </w:r>
      <w:r w:rsidR="00D22C5A" w:rsidRPr="005E39BB">
        <w:rPr>
          <w:color w:val="000000" w:themeColor="text1"/>
        </w:rPr>
        <w:t xml:space="preserve"> of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D22C5A" w:rsidRPr="005E39BB">
        <w:rPr>
          <w:color w:val="000000" w:themeColor="text1"/>
        </w:rPr>
        <w:t xml:space="preserve"> is shown</w:t>
      </w:r>
      <w:r w:rsidR="005B12F5">
        <w:rPr>
          <w:color w:val="000000" w:themeColor="text1"/>
        </w:rPr>
        <w:t xml:space="preserve"> as each parameter is </w:t>
      </w:r>
      <w:proofErr w:type="spellStart"/>
      <w:r w:rsidR="005B12F5">
        <w:rPr>
          <w:color w:val="000000" w:themeColor="text1"/>
        </w:rPr>
        <w:t>varried</w:t>
      </w:r>
      <w:proofErr w:type="spellEnd"/>
      <w:r w:rsidR="002E473C" w:rsidRPr="005E39BB">
        <w:rPr>
          <w:color w:val="000000" w:themeColor="text1"/>
        </w:rPr>
        <w:t xml:space="preserve">.  </w:t>
      </w:r>
      <w:r w:rsidR="005B12F5">
        <w:rPr>
          <w:color w:val="000000" w:themeColor="text1"/>
        </w:rPr>
        <w:t xml:space="preserve">Networks with no adaptation were either highly convergent or highly unstable (a, e, </w:t>
      </w:r>
      <w:proofErr w:type="spellStart"/>
      <w:r w:rsidR="005B12F5">
        <w:rPr>
          <w:color w:val="000000" w:themeColor="text1"/>
        </w:rPr>
        <w:t>i</w:t>
      </w:r>
      <w:proofErr w:type="spellEnd"/>
      <w:r w:rsidR="005B12F5">
        <w:rPr>
          <w:color w:val="000000" w:themeColor="text1"/>
        </w:rPr>
        <w:t xml:space="preserve">) Some networks with SFA only were stable and near the edge of chaos, but many were still highly unstable (b, f, j).  </w:t>
      </w:r>
      <w:r w:rsidR="009E368A">
        <w:rPr>
          <w:color w:val="000000" w:themeColor="text1"/>
        </w:rPr>
        <w:t>STD ensured that no networks were highly</w:t>
      </w:r>
      <w:r w:rsidR="005B12F5">
        <w:rPr>
          <w:color w:val="000000" w:themeColor="text1"/>
        </w:rPr>
        <w:t xml:space="preserve">, but </w:t>
      </w:r>
      <w:r w:rsidR="009E368A">
        <w:rPr>
          <w:color w:val="000000" w:themeColor="text1"/>
        </w:rPr>
        <w:t xml:space="preserve">they were more </w:t>
      </w:r>
      <w:r w:rsidR="009E368A">
        <w:rPr>
          <w:color w:val="000000" w:themeColor="text1"/>
        </w:rPr>
        <w:lastRenderedPageBreak/>
        <w:t xml:space="preserve">convergent with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9E368A">
        <w:rPr>
          <w:rFonts w:eastAsiaTheme="minorEastAsia"/>
          <w:color w:val="000000" w:themeColor="text1"/>
        </w:rPr>
        <w:t xml:space="preserve"> near -1/2 (</w:t>
      </w:r>
      <w:proofErr w:type="gramStart"/>
      <w:r w:rsidR="009E368A">
        <w:rPr>
          <w:rFonts w:eastAsiaTheme="minorEastAsia"/>
          <w:color w:val="000000" w:themeColor="text1"/>
        </w:rPr>
        <w:t>c,  g</w:t>
      </w:r>
      <w:proofErr w:type="gramEnd"/>
      <w:r w:rsidR="009E368A">
        <w:rPr>
          <w:rFonts w:eastAsiaTheme="minorEastAsia"/>
          <w:color w:val="000000" w:themeColor="text1"/>
        </w:rPr>
        <w:t>, k).  In fact, increasing E-E connectivity made networks with STD only more convergent (c).  Networks with both SFA and STD were stable but near the edge of chaos across a wide range of network connectivity parameters (d, h, j).  Even as the connection weights quadrupled (d, h) and network size grew by two orders of magnitude in size (j), networks with both SFA and STD remained near the edge of chaos.</w:t>
      </w:r>
    </w:p>
    <w:p w14:paraId="17544B8F" w14:textId="77777777" w:rsidR="004B50F7" w:rsidRPr="005E39BB" w:rsidRDefault="004B50F7" w:rsidP="00C74F93">
      <w:pPr>
        <w:rPr>
          <w:color w:val="000000" w:themeColor="text1"/>
        </w:rPr>
      </w:pPr>
    </w:p>
    <w:p w14:paraId="1A9FC424" w14:textId="4EF1CC06" w:rsidR="001A30B6" w:rsidRPr="005E39BB" w:rsidRDefault="001A30B6" w:rsidP="00C74F93">
      <w:pPr>
        <w:rPr>
          <w:color w:val="000000" w:themeColor="text1"/>
        </w:rPr>
      </w:pPr>
      <w:r w:rsidRPr="005E39BB">
        <w:rPr>
          <w:color w:val="000000" w:themeColor="text1"/>
        </w:rPr>
        <w:t>We see that networks with multiple timescale SFA and STD naturally exhibit edge-of-chaos dynamics</w:t>
      </w:r>
      <w:r w:rsidR="002D4FA3">
        <w:rPr>
          <w:color w:val="000000" w:themeColor="text1"/>
        </w:rPr>
        <w:t xml:space="preserve"> (Fig. </w:t>
      </w:r>
      <w:commentRangeStart w:id="36"/>
      <w:r w:rsidR="002D4FA3">
        <w:rPr>
          <w:color w:val="000000" w:themeColor="text1"/>
        </w:rPr>
        <w:t>3</w:t>
      </w:r>
      <w:commentRangeEnd w:id="36"/>
      <w:r w:rsidR="00AC5EF5">
        <w:rPr>
          <w:rStyle w:val="CommentReference"/>
        </w:rPr>
        <w:commentReference w:id="36"/>
      </w:r>
      <w:r w:rsidR="002D4FA3">
        <w:rPr>
          <w:color w:val="000000" w:themeColor="text1"/>
        </w:rPr>
        <w:t>)</w:t>
      </w:r>
      <w:r w:rsidRPr="005E39BB">
        <w:rPr>
          <w:color w:val="000000" w:themeColor="text1"/>
        </w:rPr>
        <w:t xml:space="preserve">.  </w:t>
      </w:r>
      <w:proofErr w:type="gramStart"/>
      <w:r w:rsidRPr="005E39BB">
        <w:rPr>
          <w:color w:val="000000" w:themeColor="text1"/>
        </w:rPr>
        <w:t>But,</w:t>
      </w:r>
      <w:proofErr w:type="gramEnd"/>
      <w:r w:rsidRPr="005E39BB">
        <w:rPr>
          <w:color w:val="000000" w:themeColor="text1"/>
        </w:rPr>
        <w:t xml:space="preserve"> what does this entail for the overall level of activity (i.e. mean spike rate)? W</w:t>
      </w:r>
      <w:r w:rsidR="00482A03" w:rsidRPr="005E39BB">
        <w:rPr>
          <w:color w:val="000000" w:themeColor="text1"/>
        </w:rPr>
        <w:t>e simulated networks throughout</w:t>
      </w:r>
      <w:r w:rsidR="00014B01" w:rsidRPr="005E39BB">
        <w:rPr>
          <w:color w:val="000000" w:themeColor="text1"/>
        </w:rPr>
        <w:t xml:space="preserve"> </w:t>
      </w:r>
      <w:r w:rsidRPr="005E39BB">
        <w:rPr>
          <w:color w:val="000000" w:themeColor="text1"/>
        </w:rPr>
        <w:t>a</w:t>
      </w:r>
      <w:r w:rsidR="00482A03" w:rsidRPr="005E39BB">
        <w:rPr>
          <w:color w:val="000000" w:themeColor="text1"/>
        </w:rPr>
        <w:t xml:space="preserve"> </w:t>
      </w:r>
      <w:r w:rsidR="002D4FA3">
        <w:rPr>
          <w:color w:val="000000" w:themeColor="text1"/>
        </w:rPr>
        <w:t>6</w:t>
      </w:r>
      <w:r w:rsidR="009021CD" w:rsidRPr="005E39BB">
        <w:rPr>
          <w:color w:val="000000" w:themeColor="text1"/>
        </w:rPr>
        <w:t>-</w:t>
      </w:r>
      <w:r w:rsidR="00482A03" w:rsidRPr="005E39BB">
        <w:rPr>
          <w:color w:val="000000" w:themeColor="text1"/>
        </w:rPr>
        <w:t xml:space="preserve">dimensional parameter space while computing the mean </w:t>
      </w:r>
      <w:r w:rsidR="00F96B26" w:rsidRPr="005E39BB">
        <w:rPr>
          <w:color w:val="000000" w:themeColor="text1"/>
        </w:rPr>
        <w:t>firing rate of the network</w:t>
      </w:r>
      <w:r w:rsidR="002D4FA3">
        <w:rPr>
          <w:color w:val="000000" w:themeColor="text1"/>
        </w:rPr>
        <w:t xml:space="preserve"> and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Pr="005E39BB">
        <w:rPr>
          <w:color w:val="000000" w:themeColor="text1"/>
        </w:rPr>
        <w:t xml:space="preserve"> (Figure </w:t>
      </w:r>
      <w:r w:rsidR="009E368A">
        <w:rPr>
          <w:color w:val="000000" w:themeColor="text1"/>
        </w:rPr>
        <w:t>3</w:t>
      </w:r>
      <w:r w:rsidRPr="005E39BB">
        <w:rPr>
          <w:color w:val="000000" w:themeColor="text1"/>
        </w:rPr>
        <w:t>)</w:t>
      </w:r>
      <w:r w:rsidR="00F96B26" w:rsidRPr="005E39BB">
        <w:rPr>
          <w:color w:val="000000" w:themeColor="text1"/>
        </w:rPr>
        <w:t xml:space="preserve">. </w:t>
      </w:r>
      <w:commentRangeStart w:id="37"/>
      <w:r w:rsidRPr="005E39BB">
        <w:rPr>
          <w:color w:val="000000" w:themeColor="text1"/>
        </w:rPr>
        <w:t xml:space="preserve">We found that </w:t>
      </w:r>
      <w:r w:rsidR="002D4FA3">
        <w:rPr>
          <w:color w:val="000000" w:themeColor="text1"/>
        </w:rPr>
        <w:t>unstable networks, those lacking STD, had extremely high mean spike rates</w:t>
      </w:r>
      <w:r w:rsidRPr="005E39BB">
        <w:rPr>
          <w:color w:val="000000" w:themeColor="text1"/>
        </w:rPr>
        <w:t xml:space="preserve">.  </w:t>
      </w:r>
      <w:r w:rsidR="002D4FA3">
        <w:rPr>
          <w:color w:val="000000" w:themeColor="text1"/>
        </w:rPr>
        <w:t>Networks with STD alone had moderated mean spike rates, but they were highly convergent.  T</w:t>
      </w:r>
      <w:r w:rsidRPr="005E39BB">
        <w:rPr>
          <w:color w:val="000000" w:themeColor="text1"/>
        </w:rPr>
        <w:t xml:space="preserve">he combination of SFA and STD </w:t>
      </w:r>
      <w:r w:rsidR="002D4FA3">
        <w:rPr>
          <w:color w:val="000000" w:themeColor="text1"/>
        </w:rPr>
        <w:t>helped maintain low spike rates and stability near the edge of chaos.</w:t>
      </w:r>
      <w:commentRangeEnd w:id="37"/>
      <w:r w:rsidR="002B365C">
        <w:rPr>
          <w:rStyle w:val="CommentReference"/>
        </w:rPr>
        <w:commentReference w:id="37"/>
      </w:r>
    </w:p>
    <w:p w14:paraId="0B8EFF0D" w14:textId="2B0930BE" w:rsidR="00482A03" w:rsidRPr="005E39BB" w:rsidRDefault="00F96B26" w:rsidP="00C74F93">
      <w:pPr>
        <w:rPr>
          <w:color w:val="000000" w:themeColor="text1"/>
        </w:rPr>
      </w:pPr>
      <w:r w:rsidRPr="005E39BB">
        <w:rPr>
          <w:color w:val="000000" w:themeColor="text1"/>
        </w:rPr>
        <w:t xml:space="preserve"> </w:t>
      </w:r>
    </w:p>
    <w:p w14:paraId="34B0040C" w14:textId="4992FF7E" w:rsidR="00C703DC" w:rsidRPr="005E39BB" w:rsidRDefault="00477619" w:rsidP="00C703DC">
      <w:pPr>
        <w:rPr>
          <w:color w:val="000000" w:themeColor="text1"/>
        </w:rPr>
      </w:pPr>
      <w:r>
        <w:rPr>
          <w:noProof/>
          <w:color w:val="000000" w:themeColor="text1"/>
        </w:rPr>
        <w:drawing>
          <wp:inline distT="0" distB="0" distL="0" distR="0" wp14:anchorId="276063EF" wp14:editId="268AFB11">
            <wp:extent cx="5943600" cy="3455035"/>
            <wp:effectExtent l="0" t="0" r="0" b="0"/>
            <wp:docPr id="704774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74944" name="Picture 704774944"/>
                    <pic:cNvPicPr/>
                  </pic:nvPicPr>
                  <pic:blipFill>
                    <a:blip r:embed="rId17"/>
                    <a:stretch>
                      <a:fillRect/>
                    </a:stretch>
                  </pic:blipFill>
                  <pic:spPr>
                    <a:xfrm>
                      <a:off x="0" y="0"/>
                      <a:ext cx="5943600" cy="3455035"/>
                    </a:xfrm>
                    <a:prstGeom prst="rect">
                      <a:avLst/>
                    </a:prstGeom>
                  </pic:spPr>
                </pic:pic>
              </a:graphicData>
            </a:graphic>
          </wp:inline>
        </w:drawing>
      </w:r>
    </w:p>
    <w:p w14:paraId="1FEC2F48" w14:textId="5267FEF3" w:rsidR="001A30B6" w:rsidRPr="005E39BB" w:rsidRDefault="00C703DC" w:rsidP="00C74F93">
      <w:pPr>
        <w:rPr>
          <w:color w:val="000000" w:themeColor="text1"/>
        </w:rPr>
      </w:pPr>
      <w:r w:rsidRPr="005E39BB">
        <w:rPr>
          <w:color w:val="000000" w:themeColor="text1"/>
        </w:rPr>
        <w:t xml:space="preserve">Figure </w:t>
      </w:r>
      <w:r w:rsidR="006D1B04">
        <w:rPr>
          <w:color w:val="000000" w:themeColor="text1"/>
        </w:rPr>
        <w:t>3</w:t>
      </w:r>
      <w:r w:rsidRPr="005E39BB">
        <w:rPr>
          <w:color w:val="000000" w:themeColor="text1"/>
        </w:rPr>
        <w:t xml:space="preserve">. </w:t>
      </w:r>
      <w:r w:rsidR="001A30B6" w:rsidRPr="005E39BB">
        <w:rPr>
          <w:color w:val="000000" w:themeColor="text1"/>
        </w:rPr>
        <w:t>Together, multiple timescale SFA and STD regulate the mean spike rate</w:t>
      </w:r>
      <w:r w:rsidR="002D4FA3">
        <w:rPr>
          <w:color w:val="000000" w:themeColor="text1"/>
        </w:rPr>
        <w:t xml:space="preserve"> and level of chaos</w:t>
      </w:r>
      <w:r w:rsidR="001A30B6" w:rsidRPr="005E39BB">
        <w:rPr>
          <w:color w:val="000000" w:themeColor="text1"/>
        </w:rPr>
        <w:t xml:space="preserve">. We simulated </w:t>
      </w:r>
      <w:r w:rsidR="002D4FA3">
        <w:rPr>
          <w:color w:val="000000" w:themeColor="text1"/>
        </w:rPr>
        <w:t>8,500</w:t>
      </w:r>
      <w:r w:rsidR="001A30B6" w:rsidRPr="005E39BB">
        <w:rPr>
          <w:color w:val="000000" w:themeColor="text1"/>
        </w:rPr>
        <w:t xml:space="preserve"> random</w:t>
      </w:r>
      <w:r w:rsidR="00667503" w:rsidRPr="005E39BB">
        <w:rPr>
          <w:color w:val="000000" w:themeColor="text1"/>
        </w:rPr>
        <w:t xml:space="preserve">ly connected </w:t>
      </w:r>
      <w:r w:rsidR="001A30B6" w:rsidRPr="005E39BB">
        <w:rPr>
          <w:color w:val="000000" w:themeColor="text1"/>
        </w:rPr>
        <w:t>networks</w:t>
      </w:r>
      <w:r w:rsidR="00667503" w:rsidRPr="005E39BB">
        <w:rPr>
          <w:color w:val="000000" w:themeColor="text1"/>
        </w:rPr>
        <w:t xml:space="preserve"> and measured their </w:t>
      </w:r>
      <w:r w:rsidR="002D4FA3">
        <w:rPr>
          <w:color w:val="000000" w:themeColor="text1"/>
        </w:rPr>
        <w:t xml:space="preserve">large Lyapunov exponent </w:t>
      </w:r>
      <m:oMath>
        <m:sSub>
          <m:sSubPr>
            <m:ctrlPr>
              <w:rPr>
                <w:rFonts w:ascii="Cambria Math" w:hAnsi="Cambria Math"/>
                <w:i/>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002D4FA3">
        <w:rPr>
          <w:rFonts w:eastAsiaTheme="minorEastAsia"/>
          <w:color w:val="000000" w:themeColor="text1"/>
        </w:rPr>
        <w:t xml:space="preserve"> and their </w:t>
      </w:r>
      <w:r w:rsidR="00667503" w:rsidRPr="005E39BB">
        <w:rPr>
          <w:color w:val="000000" w:themeColor="text1"/>
        </w:rPr>
        <w:t>mean spike rat</w:t>
      </w:r>
      <w:r w:rsidR="002D4FA3">
        <w:rPr>
          <w:color w:val="000000" w:themeColor="text1"/>
        </w:rPr>
        <w:t xml:space="preserve">e.  The </w:t>
      </w:r>
      <w:r w:rsidR="00EE0D03">
        <w:rPr>
          <w:color w:val="000000" w:themeColor="text1"/>
        </w:rPr>
        <w:t>six-</w:t>
      </w:r>
      <w:r w:rsidR="00667503" w:rsidRPr="005E39BB">
        <w:rPr>
          <w:color w:val="000000" w:themeColor="text1"/>
        </w:rPr>
        <w:t>dimensional parameter space</w:t>
      </w:r>
      <w:r w:rsidR="002D4FA3">
        <w:rPr>
          <w:color w:val="000000" w:themeColor="text1"/>
        </w:rPr>
        <w:t xml:space="preserve"> included</w:t>
      </w:r>
      <w:r w:rsidR="00667503" w:rsidRPr="005E39BB">
        <w:rPr>
          <w:color w:val="000000" w:themeColor="text1"/>
        </w:rPr>
        <w:t>:</w:t>
      </w:r>
      <w:r w:rsidR="002D4FA3">
        <w:rPr>
          <w:color w:val="000000" w:themeColor="text1"/>
        </w:rPr>
        <w:t xml:space="preserve"> </w:t>
      </w:r>
      <w:r w:rsidR="002D4FA3" w:rsidRPr="005E39BB">
        <w:rPr>
          <w:color w:val="000000" w:themeColor="text1"/>
        </w:rPr>
        <w:t xml:space="preserve">mean excitatory-excitatory connection </w:t>
      </w:r>
      <w:r w:rsidR="002D4FA3">
        <w:rPr>
          <w:color w:val="000000" w:themeColor="text1"/>
        </w:rPr>
        <w:t>weight</w:t>
      </w:r>
      <w:r w:rsidR="00667503" w:rsidRPr="005E39BB">
        <w:rPr>
          <w:color w:val="000000" w:themeColor="text1"/>
        </w:rPr>
        <w:t xml:space="preserve">, </w:t>
      </w:r>
      <w:r w:rsidR="002D4FA3">
        <w:rPr>
          <w:color w:val="000000" w:themeColor="text1"/>
        </w:rPr>
        <w:t xml:space="preserve">mean inhibitory-to-excitatory connection weight, </w:t>
      </w:r>
      <w:r w:rsidR="002D4FA3" w:rsidRPr="005E39BB">
        <w:rPr>
          <w:color w:val="000000" w:themeColor="text1"/>
        </w:rPr>
        <w:t xml:space="preserve">mean overall connection </w:t>
      </w:r>
      <w:r w:rsidR="002D4FA3">
        <w:rPr>
          <w:color w:val="000000" w:themeColor="text1"/>
        </w:rPr>
        <w:t xml:space="preserve">weight, </w:t>
      </w:r>
      <w:r w:rsidR="00667503" w:rsidRPr="005E39BB">
        <w:rPr>
          <w:color w:val="000000" w:themeColor="text1"/>
        </w:rPr>
        <w:t xml:space="preserve">excitatory-inhibitory neuron ratio, </w:t>
      </w:r>
      <w:r w:rsidR="002D4FA3">
        <w:rPr>
          <w:color w:val="000000" w:themeColor="text1"/>
        </w:rPr>
        <w:t xml:space="preserve">mean in and out degree, </w:t>
      </w:r>
      <w:r w:rsidR="00667503" w:rsidRPr="005E39BB">
        <w:rPr>
          <w:color w:val="000000" w:themeColor="text1"/>
        </w:rPr>
        <w:t>and</w:t>
      </w:r>
      <w:r w:rsidR="002D4FA3">
        <w:rPr>
          <w:color w:val="000000" w:themeColor="text1"/>
        </w:rPr>
        <w:t xml:space="preserve"> the time constant of SFA</w:t>
      </w:r>
      <w:r w:rsidR="00667503" w:rsidRPr="005E39BB">
        <w:rPr>
          <w:color w:val="000000" w:themeColor="text1"/>
        </w:rPr>
        <w:t>. We compared networks with no adaptation (a</w:t>
      </w:r>
      <w:r w:rsidR="002D4FA3">
        <w:rPr>
          <w:color w:val="000000" w:themeColor="text1"/>
        </w:rPr>
        <w:t>, e</w:t>
      </w:r>
      <w:r w:rsidR="00667503" w:rsidRPr="005E39BB">
        <w:rPr>
          <w:color w:val="000000" w:themeColor="text1"/>
        </w:rPr>
        <w:t>), SFA alone (b</w:t>
      </w:r>
      <w:r w:rsidR="002D4FA3">
        <w:rPr>
          <w:color w:val="000000" w:themeColor="text1"/>
        </w:rPr>
        <w:t>, f</w:t>
      </w:r>
      <w:r w:rsidR="00667503" w:rsidRPr="005E39BB">
        <w:rPr>
          <w:color w:val="000000" w:themeColor="text1"/>
        </w:rPr>
        <w:t>), STD alone (c</w:t>
      </w:r>
      <w:r w:rsidR="002D4FA3">
        <w:rPr>
          <w:color w:val="000000" w:themeColor="text1"/>
        </w:rPr>
        <w:t>, g</w:t>
      </w:r>
      <w:r w:rsidR="00667503" w:rsidRPr="005E39BB">
        <w:rPr>
          <w:color w:val="000000" w:themeColor="text1"/>
        </w:rPr>
        <w:t>), and both together</w:t>
      </w:r>
      <w:r w:rsidR="002D4FA3">
        <w:rPr>
          <w:color w:val="000000" w:themeColor="text1"/>
        </w:rPr>
        <w:t xml:space="preserve"> (d, h)</w:t>
      </w:r>
      <w:r w:rsidR="00667503" w:rsidRPr="005E39BB">
        <w:rPr>
          <w:color w:val="000000" w:themeColor="text1"/>
        </w:rPr>
        <w:t>.  While SFA alone was unable to regulated mean spike rate (</w:t>
      </w:r>
      <w:r w:rsidR="002D4FA3">
        <w:rPr>
          <w:color w:val="000000" w:themeColor="text1"/>
        </w:rPr>
        <w:t>e</w:t>
      </w:r>
      <w:r w:rsidR="00667503" w:rsidRPr="005E39BB">
        <w:rPr>
          <w:color w:val="000000" w:themeColor="text1"/>
        </w:rPr>
        <w:t xml:space="preserve">), it </w:t>
      </w:r>
      <w:r w:rsidR="002D4FA3">
        <w:rPr>
          <w:color w:val="000000" w:themeColor="text1"/>
        </w:rPr>
        <w:t>interacted</w:t>
      </w:r>
      <w:r w:rsidR="00667503" w:rsidRPr="005E39BB">
        <w:rPr>
          <w:color w:val="000000" w:themeColor="text1"/>
        </w:rPr>
        <w:t xml:space="preserve"> with STD to achieve the </w:t>
      </w:r>
      <w:r w:rsidR="002D4FA3">
        <w:rPr>
          <w:color w:val="000000" w:themeColor="text1"/>
        </w:rPr>
        <w:t>regulated both stability (d) and mean spike rate</w:t>
      </w:r>
      <w:r w:rsidR="00667503" w:rsidRPr="005E39BB">
        <w:rPr>
          <w:color w:val="000000" w:themeColor="text1"/>
        </w:rPr>
        <w:t xml:space="preserve"> (</w:t>
      </w:r>
      <w:r w:rsidR="002D4FA3">
        <w:rPr>
          <w:color w:val="000000" w:themeColor="text1"/>
        </w:rPr>
        <w:t>h</w:t>
      </w:r>
      <w:r w:rsidR="00667503" w:rsidRPr="005E39BB">
        <w:rPr>
          <w:color w:val="000000" w:themeColor="text1"/>
        </w:rPr>
        <w:t xml:space="preserve">). </w:t>
      </w:r>
    </w:p>
    <w:p w14:paraId="0FA25B5C" w14:textId="6A0FD189" w:rsidR="007B7200" w:rsidRPr="005E39BB" w:rsidRDefault="007B7200" w:rsidP="00C74F93">
      <w:pPr>
        <w:rPr>
          <w:color w:val="000000" w:themeColor="text1"/>
        </w:rPr>
      </w:pPr>
    </w:p>
    <w:p w14:paraId="0A1FEEDF" w14:textId="21B5F859" w:rsidR="00CD7019" w:rsidRDefault="00CD7019" w:rsidP="00C70A77">
      <w:pPr>
        <w:rPr>
          <w:color w:val="000000" w:themeColor="text1"/>
        </w:rPr>
      </w:pPr>
      <w:r>
        <w:rPr>
          <w:color w:val="000000" w:themeColor="text1"/>
        </w:rPr>
        <w:lastRenderedPageBreak/>
        <w:t>Networks with both SFA and STD are typically stable but near the edge of chaos (Figs. 2 and 3).  How close they come to the edge of chaos depended on the longest timescale of adaptation, SFA or STD (see figure 4).</w:t>
      </w:r>
    </w:p>
    <w:p w14:paraId="551A20DA" w14:textId="77777777" w:rsidR="006D1B04" w:rsidRDefault="006D1B04" w:rsidP="00C70A77">
      <w:pPr>
        <w:rPr>
          <w:color w:val="000000" w:themeColor="text1"/>
        </w:rPr>
      </w:pPr>
    </w:p>
    <w:p w14:paraId="783F2899" w14:textId="366F8DCD" w:rsidR="00FF4F90" w:rsidRDefault="00FF4F90" w:rsidP="00C70A77">
      <w:pPr>
        <w:rPr>
          <w:color w:val="000000" w:themeColor="text1"/>
        </w:rPr>
      </w:pPr>
      <w:r>
        <w:rPr>
          <w:noProof/>
          <w:color w:val="000000" w:themeColor="text1"/>
        </w:rPr>
        <w:drawing>
          <wp:inline distT="0" distB="0" distL="0" distR="0" wp14:anchorId="709FBCC6" wp14:editId="3ABBEE69">
            <wp:extent cx="1990813" cy="4051393"/>
            <wp:effectExtent l="0" t="0" r="3175" b="0"/>
            <wp:docPr id="11200109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10928" name="Graphic 1120010928"/>
                    <pic:cNvPicPr/>
                  </pic:nvPicPr>
                  <pic:blipFill rotWithShape="1">
                    <a:blip r:embed="rId18">
                      <a:extLst>
                        <a:ext uri="{96DAC541-7B7A-43D3-8B79-37D633B846F1}">
                          <asvg:svgBlip xmlns:asvg="http://schemas.microsoft.com/office/drawing/2016/SVG/main" r:embed="rId19"/>
                        </a:ext>
                      </a:extLst>
                    </a:blip>
                    <a:srcRect t="2570" r="6802" b="2598"/>
                    <a:stretch>
                      <a:fillRect/>
                    </a:stretch>
                  </pic:blipFill>
                  <pic:spPr bwMode="auto">
                    <a:xfrm>
                      <a:off x="0" y="0"/>
                      <a:ext cx="2009083" cy="4088573"/>
                    </a:xfrm>
                    <a:prstGeom prst="rect">
                      <a:avLst/>
                    </a:prstGeom>
                    <a:ln>
                      <a:noFill/>
                    </a:ln>
                    <a:extLst>
                      <a:ext uri="{53640926-AAD7-44D8-BBD7-CCE9431645EC}">
                        <a14:shadowObscured xmlns:a14="http://schemas.microsoft.com/office/drawing/2010/main"/>
                      </a:ext>
                    </a:extLst>
                  </pic:spPr>
                </pic:pic>
              </a:graphicData>
            </a:graphic>
          </wp:inline>
        </w:drawing>
      </w:r>
    </w:p>
    <w:p w14:paraId="2EFE3DE3" w14:textId="66A53C9B" w:rsidR="006D1B04" w:rsidRPr="00284CC9" w:rsidRDefault="006D1B04" w:rsidP="00C70A77">
      <w:pPr>
        <w:rPr>
          <w:color w:val="000000" w:themeColor="text1"/>
        </w:rPr>
      </w:pPr>
      <w:r>
        <w:rPr>
          <w:color w:val="000000" w:themeColor="text1"/>
        </w:rPr>
        <w:t>Figure 4.</w:t>
      </w:r>
      <w:r w:rsidR="00284CC9">
        <w:rPr>
          <w:color w:val="000000" w:themeColor="text1"/>
        </w:rPr>
        <w:t xml:space="preserve"> Long timescales of adaptation put networks onto the edge of </w:t>
      </w:r>
      <w:commentRangeStart w:id="38"/>
      <w:r w:rsidR="00284CC9">
        <w:rPr>
          <w:color w:val="000000" w:themeColor="text1"/>
        </w:rPr>
        <w:t>chaos</w:t>
      </w:r>
      <w:commentRangeEnd w:id="38"/>
      <w:r w:rsidR="00796602">
        <w:rPr>
          <w:rStyle w:val="CommentReference"/>
        </w:rPr>
        <w:commentReference w:id="38"/>
      </w:r>
      <w:r w:rsidR="00796602">
        <w:rPr>
          <w:color w:val="000000" w:themeColor="text1"/>
        </w:rPr>
        <w:t xml:space="preserve"> </w:t>
      </w:r>
      <w:r w:rsidR="00284CC9">
        <w:rPr>
          <w:color w:val="000000" w:themeColor="text1"/>
        </w:rPr>
        <w:t xml:space="preserve">.  As the longest </w:t>
      </w:r>
      <w:r w:rsidR="004B61D6">
        <w:rPr>
          <w:color w:val="000000" w:themeColor="text1"/>
        </w:rPr>
        <w:t>time constants</w:t>
      </w:r>
      <w:r w:rsidR="00284CC9">
        <w:rPr>
          <w:color w:val="000000" w:themeColor="text1"/>
        </w:rPr>
        <w:t xml:space="preserve"> of SFA (a) or STD (b) increased</w:t>
      </w:r>
      <w:r w:rsidR="004B61D6">
        <w:rPr>
          <w:color w:val="000000" w:themeColor="text1"/>
        </w:rPr>
        <w:t xml:space="preserve"> from 5 to 60 seconds</w:t>
      </w:r>
      <w:r w:rsidR="00284CC9">
        <w:rPr>
          <w:color w:val="000000" w:themeColor="text1"/>
        </w:rPr>
        <w:t xml:space="preserve">, </w:t>
      </w:r>
      <w:r w:rsidR="004B61D6">
        <w:rPr>
          <w:color w:val="000000" w:themeColor="text1"/>
        </w:rPr>
        <w:t xml:space="preserve">randomly connected </w:t>
      </w:r>
      <w:r w:rsidR="00284CC9">
        <w:rPr>
          <w:color w:val="000000" w:themeColor="text1"/>
        </w:rPr>
        <w:t>networks moved towards the edge of chaos</w:t>
      </w:r>
      <w:r w:rsidR="004B61D6">
        <w:rPr>
          <w:color w:val="000000" w:themeColor="text1"/>
        </w:rPr>
        <w:t xml:space="preserv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λ</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=0</m:t>
        </m:r>
      </m:oMath>
      <w:r w:rsidR="00284CC9">
        <w:rPr>
          <w:color w:val="000000" w:themeColor="text1"/>
        </w:rPr>
        <w:t xml:space="preserve">. </w:t>
      </w:r>
      <w:r w:rsidR="00FF4F90">
        <w:rPr>
          <w:rFonts w:eastAsiaTheme="minorEastAsia"/>
          <w:color w:val="000000" w:themeColor="text1"/>
        </w:rPr>
        <w:t xml:space="preserve">To better see the effect of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w:rPr>
                <w:rFonts w:ascii="Cambria Math" w:eastAsiaTheme="minorEastAsia" w:hAnsi="Cambria Math"/>
                <w:color w:val="000000" w:themeColor="text1"/>
              </w:rPr>
              <m:t>b</m:t>
            </m:r>
          </m:sub>
        </m:sSub>
      </m:oMath>
      <w:r w:rsidR="00FF4F90">
        <w:rPr>
          <w:rFonts w:eastAsiaTheme="minorEastAsia"/>
          <w:color w:val="000000" w:themeColor="text1"/>
        </w:rPr>
        <w:t xml:space="preserve">, we set </w:t>
      </w:r>
      <m:oMath>
        <m:r>
          <m:rPr>
            <m:sty m:val="p"/>
          </m:rPr>
          <w:rPr>
            <w:rFonts w:ascii="Cambria Math" w:eastAsiaTheme="minorEastAsia" w:hAnsi="Cambria Math"/>
            <w:color w:val="000000" w:themeColor="text1"/>
          </w:rPr>
          <m:t>max⁡</m:t>
        </m:r>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w:rPr>
                <w:rFonts w:ascii="Cambria Math" w:hAnsi="Cambria Math"/>
                <w:color w:val="000000" w:themeColor="text1"/>
              </w:rPr>
              <m:t>a</m:t>
            </m:r>
          </m:sub>
        </m:sSub>
        <m:r>
          <w:rPr>
            <w:rFonts w:ascii="Cambria Math" w:eastAsiaTheme="minorEastAsia" w:hAnsi="Cambria Math"/>
            <w:color w:val="000000" w:themeColor="text1"/>
          </w:rPr>
          <m:t xml:space="preserve">)=5 </m:t>
        </m:r>
        <m:r>
          <m:rPr>
            <m:sty m:val="p"/>
          </m:rPr>
          <w:rPr>
            <w:rFonts w:ascii="Cambria Math" w:eastAsiaTheme="minorEastAsia" w:hAnsi="Cambria Math"/>
            <w:color w:val="000000" w:themeColor="text1"/>
          </w:rPr>
          <m:t>s</m:t>
        </m:r>
      </m:oMath>
      <w:r w:rsidR="00FF4F90">
        <w:rPr>
          <w:rFonts w:eastAsiaTheme="minorEastAsia"/>
          <w:iCs/>
          <w:color w:val="000000" w:themeColor="text1"/>
        </w:rPr>
        <w:t xml:space="preserve"> in (b)</w:t>
      </w:r>
      <w:r w:rsidR="004B61D6">
        <w:rPr>
          <w:rFonts w:eastAsiaTheme="minorEastAsia"/>
          <w:iCs/>
          <w:color w:val="000000" w:themeColor="text1"/>
        </w:rPr>
        <w:t>, because otherwise with the default of</w:t>
      </w:r>
      <w:r w:rsidR="00FF4F90">
        <w:rPr>
          <w:rFonts w:eastAsiaTheme="minorEastAsia"/>
          <w:iCs/>
          <w:color w:val="000000" w:themeColor="text1"/>
        </w:rPr>
        <w:t xml:space="preserve"> </w:t>
      </w:r>
      <m:oMath>
        <m:r>
          <m:rPr>
            <m:sty m:val="p"/>
          </m:rPr>
          <w:rPr>
            <w:rFonts w:ascii="Cambria Math" w:eastAsiaTheme="minorEastAsia" w:hAnsi="Cambria Math"/>
            <w:color w:val="000000" w:themeColor="text1"/>
          </w:rPr>
          <m:t>max⁡</m:t>
        </m:r>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w:rPr>
                <w:rFonts w:ascii="Cambria Math" w:hAnsi="Cambria Math"/>
                <w:color w:val="000000" w:themeColor="text1"/>
              </w:rPr>
              <m:t>a</m:t>
            </m:r>
          </m:sub>
        </m:sSub>
        <m:r>
          <w:rPr>
            <w:rFonts w:ascii="Cambria Math" w:eastAsiaTheme="minorEastAsia" w:hAnsi="Cambria Math"/>
            <w:color w:val="000000" w:themeColor="text1"/>
          </w:rPr>
          <m:t xml:space="preserve">)=15 </m:t>
        </m:r>
        <m:r>
          <m:rPr>
            <m:sty m:val="p"/>
          </m:rPr>
          <w:rPr>
            <w:rFonts w:ascii="Cambria Math" w:eastAsiaTheme="minorEastAsia" w:hAnsi="Cambria Math"/>
            <w:color w:val="000000" w:themeColor="text1"/>
          </w:rPr>
          <m:t>s</m:t>
        </m:r>
      </m:oMath>
      <w:r w:rsidR="004B61D6">
        <w:rPr>
          <w:rFonts w:eastAsiaTheme="minorEastAsia"/>
          <w:iCs/>
          <w:color w:val="000000" w:themeColor="text1"/>
        </w:rPr>
        <w:t>, the networks would already be close to the edge of chaos.</w:t>
      </w:r>
    </w:p>
    <w:p w14:paraId="17269878" w14:textId="77777777" w:rsidR="005F31DD" w:rsidRDefault="005F31DD" w:rsidP="00C70A77">
      <w:pPr>
        <w:rPr>
          <w:color w:val="000000" w:themeColor="text1"/>
        </w:rPr>
      </w:pPr>
    </w:p>
    <w:p w14:paraId="02A06CE8" w14:textId="0B6D7950" w:rsidR="00CD7019" w:rsidRDefault="00CD7019" w:rsidP="00C70A77">
      <w:pPr>
        <w:rPr>
          <w:color w:val="000000" w:themeColor="text1"/>
        </w:rPr>
      </w:pPr>
      <w:r w:rsidRPr="005E39BB">
        <w:rPr>
          <w:color w:val="000000" w:themeColor="text1"/>
        </w:rPr>
        <w:t xml:space="preserve">STD </w:t>
      </w:r>
      <w:r>
        <w:rPr>
          <w:color w:val="000000" w:themeColor="text1"/>
        </w:rPr>
        <w:t>and m</w:t>
      </w:r>
      <w:r w:rsidRPr="005E39BB">
        <w:rPr>
          <w:color w:val="000000" w:themeColor="text1"/>
        </w:rPr>
        <w:t xml:space="preserve">ultiple timescale SFA </w:t>
      </w:r>
      <w:proofErr w:type="gramStart"/>
      <w:r w:rsidRPr="005E39BB">
        <w:rPr>
          <w:color w:val="000000" w:themeColor="text1"/>
        </w:rPr>
        <w:t>helps</w:t>
      </w:r>
      <w:proofErr w:type="gramEnd"/>
      <w:r w:rsidRPr="005E39BB">
        <w:rPr>
          <w:color w:val="000000" w:themeColor="text1"/>
        </w:rPr>
        <w:t xml:space="preserve"> maintain low firing rates (Fig</w:t>
      </w:r>
      <w:r>
        <w:rPr>
          <w:color w:val="000000" w:themeColor="text1"/>
        </w:rPr>
        <w:t>.</w:t>
      </w:r>
      <w:r w:rsidRPr="005E39BB">
        <w:rPr>
          <w:color w:val="000000" w:themeColor="text1"/>
        </w:rPr>
        <w:t xml:space="preserve"> </w:t>
      </w:r>
      <w:r>
        <w:rPr>
          <w:color w:val="000000" w:themeColor="text1"/>
        </w:rPr>
        <w:t>3</w:t>
      </w:r>
      <w:r w:rsidRPr="005E39BB">
        <w:rPr>
          <w:color w:val="000000" w:themeColor="text1"/>
        </w:rPr>
        <w:t>) while positioning the network onto the edge of chaos (Fig</w:t>
      </w:r>
      <w:r>
        <w:rPr>
          <w:color w:val="000000" w:themeColor="text1"/>
        </w:rPr>
        <w:t>.</w:t>
      </w:r>
      <w:r w:rsidRPr="005E39BB">
        <w:rPr>
          <w:color w:val="000000" w:themeColor="text1"/>
        </w:rPr>
        <w:t xml:space="preserve"> </w:t>
      </w:r>
      <w:r>
        <w:rPr>
          <w:color w:val="000000" w:themeColor="text1"/>
        </w:rPr>
        <w:t>2</w:t>
      </w:r>
      <w:r w:rsidRPr="005E39BB">
        <w:rPr>
          <w:color w:val="000000" w:themeColor="text1"/>
        </w:rPr>
        <w:t xml:space="preserve">). SFA and STD achieve this via a nonlinear interaction </w:t>
      </w:r>
      <w:r>
        <w:rPr>
          <w:color w:val="000000" w:themeColor="text1"/>
        </w:rPr>
        <w:t xml:space="preserve">between SFA and STD </w:t>
      </w:r>
      <w:r>
        <w:rPr>
          <w:color w:val="000000" w:themeColor="text1"/>
        </w:rPr>
        <w:fldChar w:fldCharType="begin"/>
      </w:r>
      <w:r>
        <w:rPr>
          <w:color w:val="000000" w:themeColor="text1"/>
        </w:rPr>
        <w:instrText xml:space="preserve"> ADDIN ZOTERO_ITEM CSL_CITATION {"citationID":"9mYHf7Tx","properties":{"formattedCitation":"(Lundstrom &amp; Richner, 2023)","plainCitation":"(Lundstrom &amp; Richner, 2023)","noteIndex":0},"citationItems":[{"id":4200,"uris":["http://zotero.org/users/9275/items/SJCYNL8K"],"itemData":{"id":4200,"type":"article-journal","abstract":"The relationship between macroscale electrophysiological recordings and the dynamics of underlying neural activity remains unclear. We have previously shown that low frequency EEG activity (&lt;1 Hz) is decreased at the seizure onset zone (SOZ), while higher frequency activity (1–50 Hz) is increased. These changes result in power spectral densities (PSDs) with flattened slopes near the SOZ, which are assumed to be areas of increased excitability. We wanted to understand possible mechanisms underlying PSD changes in brain regions of increased excitability. We hypothesized that these observations are consistent with changes in adaptation within the neural circuit. We developed a theoretical framework and tested the effect of adaptation mechanisms, such as spike frequency adaptation and synaptic depression, on excitability and PSDs using filter-based neural mass models and conductance-based models. We compared the contribution of single timescale adaptation and multiple timescale adaptation. We found that adaptation with multiple timescales alters the PSDs. Multiple timescales of adaptation can approximate fractional dynamics, a form of calculus related to power laws, history dependence, and non-integer order derivatives. Coupled with input changes, these dynamics changed circuit responses in unexpected ways. Increased input without synaptic depression increases broadband power. However, increased input with synaptic depression may decrease power. The effects of adaptation were most pronounced for low frequency activity (&lt; 1Hz). Increased input combined with a loss of adaptation yielded reduced low frequency activity and increased higher frequency activity, consistent with clinical EEG observations from SOZs. Spike frequency adaptation and synaptic depression, two forms of multiple timescale adaptation, affect low frequency EEG and the slope of PSDs. These neural mechanisms may underlie changes in EEG activity near the SOZ and relate to neural hyperexcitability. Neural adaptation may be evident in macroscale electrophysiological recordings and provide a window to understanding neural circuit excitability.","container-title":"PLOS Computational Biology","DOI":"10.1371/journal.pcbi.1010527","ISSN":"1553-7358","issue":"2","journalAbbreviation":"PLOS Computational Biology","language":"en","note":"publisher: Public Library of Science","page":"e1010527","source":"PLoS Journals","title":"Neural adaptation and fractional dynamics as a window to underlying neural excitability","volume":"19","author":[{"family":"Lundstrom","given":"Brian Nils"},{"family":"Richner","given":"Thomas J."}],"issued":{"date-parts":[["2023",2,21]]}}}],"schema":"https://github.com/citation-style-language/schema/raw/master/csl-citation.json"} </w:instrText>
      </w:r>
      <w:r>
        <w:rPr>
          <w:color w:val="000000" w:themeColor="text1"/>
        </w:rPr>
        <w:fldChar w:fldCharType="separate"/>
      </w:r>
      <w:r>
        <w:rPr>
          <w:noProof/>
          <w:color w:val="000000" w:themeColor="text1"/>
        </w:rPr>
        <w:t>(Lundstrom &amp; Richner, 2023)</w:t>
      </w:r>
      <w:r>
        <w:rPr>
          <w:color w:val="000000" w:themeColor="text1"/>
        </w:rPr>
        <w:fldChar w:fldCharType="end"/>
      </w:r>
      <w:r w:rsidRPr="005E39BB">
        <w:rPr>
          <w:color w:val="000000" w:themeColor="text1"/>
        </w:rPr>
        <w:t xml:space="preserve">.  As a result, </w:t>
      </w:r>
      <w:r>
        <w:rPr>
          <w:color w:val="000000" w:themeColor="text1"/>
        </w:rPr>
        <w:t xml:space="preserve">in recurrent </w:t>
      </w:r>
      <w:r w:rsidRPr="005E39BB">
        <w:rPr>
          <w:color w:val="000000" w:themeColor="text1"/>
        </w:rPr>
        <w:t>networks with</w:t>
      </w:r>
      <w:r>
        <w:rPr>
          <w:color w:val="000000" w:themeColor="text1"/>
        </w:rPr>
        <w:t xml:space="preserve"> excitatory neurons that have multiple timescale</w:t>
      </w:r>
      <w:r w:rsidRPr="005E39BB">
        <w:rPr>
          <w:color w:val="000000" w:themeColor="text1"/>
        </w:rPr>
        <w:t xml:space="preserve"> SFA and </w:t>
      </w:r>
      <w:r>
        <w:rPr>
          <w:color w:val="000000" w:themeColor="text1"/>
        </w:rPr>
        <w:t xml:space="preserve">excitatory connections with </w:t>
      </w:r>
      <w:r w:rsidRPr="005E39BB">
        <w:rPr>
          <w:color w:val="000000" w:themeColor="text1"/>
        </w:rPr>
        <w:t xml:space="preserve">STD, </w:t>
      </w:r>
      <w:r>
        <w:rPr>
          <w:color w:val="000000" w:themeColor="text1"/>
        </w:rPr>
        <w:t>stability is largely insensitive to</w:t>
      </w:r>
      <w:r w:rsidRPr="005E39BB">
        <w:rPr>
          <w:color w:val="000000" w:themeColor="text1"/>
        </w:rPr>
        <w:t xml:space="preserve"> connectivity. </w:t>
      </w:r>
    </w:p>
    <w:p w14:paraId="17C08DD0" w14:textId="77777777" w:rsidR="00CD7019" w:rsidRPr="005E39BB" w:rsidRDefault="00CD7019" w:rsidP="00C70A77">
      <w:pPr>
        <w:rPr>
          <w:color w:val="000000" w:themeColor="text1"/>
        </w:rPr>
      </w:pPr>
    </w:p>
    <w:p w14:paraId="570811AC" w14:textId="2EF0F3E6" w:rsidR="00F04A7C" w:rsidRPr="005E39BB" w:rsidRDefault="007E0F10" w:rsidP="007E0F10">
      <w:pPr>
        <w:tabs>
          <w:tab w:val="left" w:pos="360"/>
        </w:tabs>
        <w:rPr>
          <w:b/>
          <w:bCs/>
          <w:color w:val="000000" w:themeColor="text1"/>
        </w:rPr>
      </w:pPr>
      <w:r w:rsidRPr="005E39BB">
        <w:rPr>
          <w:b/>
          <w:bCs/>
          <w:color w:val="000000" w:themeColor="text1"/>
        </w:rPr>
        <w:tab/>
      </w:r>
      <w:r w:rsidR="00FF4F90">
        <w:rPr>
          <w:b/>
          <w:bCs/>
          <w:color w:val="000000" w:themeColor="text1"/>
        </w:rPr>
        <w:t>Large discharges respond to stimulation</w:t>
      </w:r>
    </w:p>
    <w:p w14:paraId="08C9B6F1" w14:textId="77777777" w:rsidR="003760C6" w:rsidRPr="005E39BB" w:rsidRDefault="003760C6" w:rsidP="00C70A77">
      <w:pPr>
        <w:rPr>
          <w:color w:val="000000" w:themeColor="text1"/>
        </w:rPr>
      </w:pPr>
    </w:p>
    <w:p w14:paraId="264A6469" w14:textId="77777777" w:rsidR="00C90383" w:rsidRDefault="00FF4F90" w:rsidP="009977D2">
      <w:pPr>
        <w:rPr>
          <w:color w:val="000000" w:themeColor="text1"/>
        </w:rPr>
      </w:pPr>
      <w:r>
        <w:rPr>
          <w:color w:val="000000" w:themeColor="text1"/>
        </w:rPr>
        <w:t xml:space="preserve">We observed large </w:t>
      </w:r>
      <w:r w:rsidR="00C90383">
        <w:rPr>
          <w:color w:val="000000" w:themeColor="text1"/>
        </w:rPr>
        <w:t xml:space="preserve">discharges involving all neurons in networks where excitation is much greater than inhibition and external input is low.  Strong external input (i.e. stimulation) suppressed these discharges.  However, weak stimulation made the discharges smaller in amplitude and more frequent (see figure </w:t>
      </w:r>
      <w:commentRangeStart w:id="39"/>
      <w:r w:rsidR="00C90383">
        <w:rPr>
          <w:color w:val="000000" w:themeColor="text1"/>
        </w:rPr>
        <w:t>5</w:t>
      </w:r>
      <w:commentRangeEnd w:id="39"/>
      <w:r w:rsidR="00796602">
        <w:rPr>
          <w:rStyle w:val="CommentReference"/>
        </w:rPr>
        <w:commentReference w:id="39"/>
      </w:r>
      <w:r w:rsidR="00C90383">
        <w:rPr>
          <w:color w:val="000000" w:themeColor="text1"/>
        </w:rPr>
        <w:t xml:space="preserve">).  </w:t>
      </w:r>
    </w:p>
    <w:p w14:paraId="46DBC92A" w14:textId="77777777" w:rsidR="00C90383" w:rsidRDefault="00C90383" w:rsidP="009977D2">
      <w:pPr>
        <w:rPr>
          <w:color w:val="000000" w:themeColor="text1"/>
        </w:rPr>
      </w:pPr>
    </w:p>
    <w:p w14:paraId="192B29C6" w14:textId="2EBAEAF0" w:rsidR="009977D2" w:rsidRPr="002D7133" w:rsidRDefault="00C90383" w:rsidP="009977D2">
      <w:pPr>
        <w:rPr>
          <w:rFonts w:eastAsiaTheme="minorEastAsia"/>
          <w:bCs/>
          <w:color w:val="000000" w:themeColor="text1"/>
        </w:rPr>
      </w:pPr>
      <w:commentRangeStart w:id="40"/>
      <w:r>
        <w:rPr>
          <w:color w:val="000000" w:themeColor="text1"/>
        </w:rPr>
        <w:t>Intuitively</w:t>
      </w:r>
      <w:commentRangeEnd w:id="40"/>
      <w:r w:rsidR="00796602">
        <w:rPr>
          <w:rStyle w:val="CommentReference"/>
        </w:rPr>
        <w:commentReference w:id="40"/>
      </w:r>
      <w:r>
        <w:rPr>
          <w:color w:val="000000" w:themeColor="text1"/>
        </w:rPr>
        <w:t xml:space="preserve">, these discharges occur in networks that without adaptation are very unstable </w:t>
      </w:r>
      <w:r w:rsidR="002D7133">
        <w:rPr>
          <w:color w:val="000000" w:themeColor="text1"/>
        </w:rPr>
        <w:t xml:space="preserve">but have a low basal firing rate such that the adaptation variables </w:t>
      </w:r>
      <m:oMath>
        <m:r>
          <m:rPr>
            <m:sty m:val="bi"/>
          </m:rPr>
          <w:rPr>
            <w:rFonts w:ascii="Cambria Math" w:eastAsiaTheme="minorEastAsia" w:hAnsi="Cambria Math"/>
            <w:color w:val="000000" w:themeColor="text1"/>
          </w:rPr>
          <m:t>b</m:t>
        </m:r>
      </m:oMath>
      <w:r w:rsidR="002D7133">
        <w:rPr>
          <w:rFonts w:eastAsiaTheme="minorEastAsia"/>
          <w:b/>
          <w:color w:val="000000" w:themeColor="text1"/>
        </w:rPr>
        <w:t xml:space="preserve"> </w:t>
      </w:r>
      <w:r w:rsidR="002D7133">
        <w:rPr>
          <w:rFonts w:eastAsiaTheme="minorEastAsia"/>
          <w:bCs/>
          <w:color w:val="000000" w:themeColor="text1"/>
        </w:rPr>
        <w:t xml:space="preserve">and </w:t>
      </w:r>
      <m:oMath>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oMath>
      <w:r w:rsidR="002D7133">
        <w:rPr>
          <w:rFonts w:eastAsiaTheme="minorEastAsia"/>
          <w:b/>
          <w:color w:val="000000" w:themeColor="text1"/>
        </w:rPr>
        <w:t xml:space="preserve"> </w:t>
      </w:r>
      <w:proofErr w:type="gramStart"/>
      <w:r w:rsidR="002D7133">
        <w:rPr>
          <w:rFonts w:eastAsiaTheme="minorEastAsia"/>
          <w:bCs/>
          <w:color w:val="000000" w:themeColor="text1"/>
        </w:rPr>
        <w:t>are able to</w:t>
      </w:r>
      <w:proofErr w:type="gramEnd"/>
      <w:r w:rsidR="002D7133">
        <w:rPr>
          <w:rFonts w:eastAsiaTheme="minorEastAsia"/>
          <w:bCs/>
          <w:color w:val="000000" w:themeColor="text1"/>
        </w:rPr>
        <w:t xml:space="preserve"> reset into a highly divergent region of state space.  </w:t>
      </w:r>
      <w:r w:rsidR="00EC5702" w:rsidRPr="005E39BB">
        <w:rPr>
          <w:color w:val="000000" w:themeColor="text1"/>
        </w:rPr>
        <w:t xml:space="preserve">There is a trivial </w:t>
      </w:r>
      <w:r w:rsidR="002D7133">
        <w:rPr>
          <w:color w:val="000000" w:themeColor="text1"/>
        </w:rPr>
        <w:t xml:space="preserve">unstable </w:t>
      </w:r>
      <w:r w:rsidR="00EC5702" w:rsidRPr="005E39BB">
        <w:rPr>
          <w:color w:val="000000" w:themeColor="text1"/>
        </w:rPr>
        <w:t xml:space="preserve">critical point at </w:t>
      </w:r>
      <m:oMath>
        <m:r>
          <w:rPr>
            <w:rFonts w:ascii="Cambria Math" w:eastAsiaTheme="minorEastAsia" w:hAnsi="Cambria Math"/>
            <w:color w:val="000000" w:themeColor="text1"/>
          </w:rPr>
          <m:t xml:space="preserve"> </m:t>
        </m:r>
        <m:r>
          <m:rPr>
            <m:sty m:val="bi"/>
          </m:rPr>
          <w:rPr>
            <w:rFonts w:ascii="Cambria Math" w:eastAsiaTheme="minorEastAsia" w:hAnsi="Cambria Math"/>
            <w:color w:val="000000" w:themeColor="text1"/>
          </w:rPr>
          <m:t>b=</m:t>
        </m:r>
        <m:r>
          <w:rPr>
            <w:rFonts w:ascii="Cambria Math" w:eastAsiaTheme="minorEastAsia" w:hAnsi="Cambria Math"/>
            <w:color w:val="000000" w:themeColor="text1"/>
          </w:rPr>
          <m:t>1</m:t>
        </m:r>
        <m:r>
          <m:rPr>
            <m:sty m:val="bi"/>
          </m:rPr>
          <w:rPr>
            <w:rFonts w:ascii="Cambria Math" w:eastAsiaTheme="minorEastAsia" w:hAnsi="Cambria Math"/>
            <w:color w:val="000000" w:themeColor="text1"/>
          </w:rPr>
          <m:t xml:space="preserve">, </m:t>
        </m:r>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r>
          <w:rPr>
            <w:rFonts w:ascii="Cambria Math" w:hAnsi="Cambria Math"/>
            <w:color w:val="000000" w:themeColor="text1"/>
          </w:rPr>
          <m:t>=0</m:t>
        </m:r>
      </m:oMath>
      <w:r w:rsidR="000753F8" w:rsidRPr="005E39BB">
        <w:rPr>
          <w:rFonts w:eastAsiaTheme="minorEastAsia"/>
          <w:bCs/>
          <w:color w:val="000000" w:themeColor="text1"/>
        </w:rPr>
        <w:t xml:space="preserve"> and</w:t>
      </w:r>
      <w:r w:rsidR="00EC5702" w:rsidRPr="005E39BB">
        <w:rPr>
          <w:rFonts w:eastAsiaTheme="minorEastAsia"/>
          <w:bCs/>
          <w:color w:val="000000" w:themeColor="text1"/>
        </w:rPr>
        <w:t xml:space="preserve"> when</w:t>
      </w:r>
      <w:r w:rsidR="002D7133">
        <w:rPr>
          <w:rFonts w:eastAsiaTheme="minorEastAsia"/>
          <w:bCs/>
          <w:color w:val="000000" w:themeColor="text1"/>
        </w:rPr>
        <w:t xml:space="preserve"> </w:t>
      </w:r>
      <m:oMath>
        <m:r>
          <m:rPr>
            <m:sty m:val="bi"/>
          </m:rPr>
          <w:rPr>
            <w:rFonts w:ascii="Cambria Math" w:hAnsi="Cambria Math"/>
            <w:color w:val="000000" w:themeColor="text1"/>
          </w:rPr>
          <m:t>r</m:t>
        </m:r>
        <m:r>
          <w:rPr>
            <w:rFonts w:ascii="Cambria Math" w:hAnsi="Cambria Math"/>
            <w:color w:val="000000" w:themeColor="text1"/>
          </w:rPr>
          <m:t>=0</m:t>
        </m:r>
      </m:oMath>
      <w:r w:rsidR="002D7133">
        <w:rPr>
          <w:rFonts w:eastAsiaTheme="minorEastAsia"/>
          <w:color w:val="000000" w:themeColor="text1"/>
        </w:rPr>
        <w:t xml:space="preserve"> and</w:t>
      </w:r>
      <w:r w:rsidR="00EC5702" w:rsidRPr="005E39BB">
        <w:rPr>
          <w:rFonts w:eastAsiaTheme="minorEastAsia"/>
          <w:bCs/>
          <w:color w:val="000000" w:themeColor="text1"/>
        </w:rPr>
        <w:t xml:space="preserve"> </w:t>
      </w:r>
      <m:oMath>
        <m:sSub>
          <m:sSubPr>
            <m:ctrlPr>
              <w:rPr>
                <w:rFonts w:ascii="Cambria Math" w:hAnsi="Cambria Math"/>
                <w:b/>
                <w:i/>
                <w:color w:val="000000" w:themeColor="text1"/>
              </w:rPr>
            </m:ctrlPr>
          </m:sSubPr>
          <m:e>
            <m:r>
              <m:rPr>
                <m:sty m:val="bi"/>
              </m:rPr>
              <w:rPr>
                <w:rFonts w:ascii="Cambria Math" w:hAnsi="Cambria Math"/>
                <w:color w:val="000000" w:themeColor="text1"/>
              </w:rPr>
              <m:t>u</m:t>
            </m:r>
          </m:e>
          <m:sub>
            <m:r>
              <w:rPr>
                <w:rFonts w:ascii="Cambria Math" w:hAnsi="Cambria Math"/>
                <w:color w:val="000000" w:themeColor="text1"/>
              </w:rPr>
              <m:t>ex</m:t>
            </m:r>
          </m:sub>
        </m:sSub>
        <m:r>
          <w:rPr>
            <w:rFonts w:ascii="Cambria Math" w:hAnsi="Cambria Math"/>
            <w:color w:val="000000" w:themeColor="text1"/>
          </w:rPr>
          <m:t>=0</m:t>
        </m:r>
      </m:oMath>
      <w:r w:rsidR="00494C8F" w:rsidRPr="005E39BB">
        <w:rPr>
          <w:rFonts w:eastAsiaTheme="minorEastAsia"/>
          <w:b/>
          <w:color w:val="000000" w:themeColor="text1"/>
        </w:rPr>
        <w:t>.</w:t>
      </w:r>
      <w:r w:rsidR="000753F8" w:rsidRPr="005E39BB">
        <w:rPr>
          <w:rFonts w:eastAsiaTheme="minorEastAsia"/>
          <w:b/>
          <w:color w:val="000000" w:themeColor="text1"/>
        </w:rPr>
        <w:t xml:space="preserve"> </w:t>
      </w:r>
      <w:r w:rsidR="00F600A1" w:rsidRPr="005E39BB">
        <w:rPr>
          <w:rFonts w:eastAsiaTheme="minorEastAsia"/>
          <w:bCs/>
          <w:color w:val="000000" w:themeColor="text1"/>
        </w:rPr>
        <w:t xml:space="preserve"> </w:t>
      </w:r>
      <w:r w:rsidR="002D7133">
        <w:rPr>
          <w:rFonts w:eastAsiaTheme="minorEastAsia"/>
          <w:bCs/>
          <w:color w:val="000000" w:themeColor="text1"/>
        </w:rPr>
        <w:t xml:space="preserve">At this point, all derivatives are zero, but any small perturbation can set off a large discharge.  </w:t>
      </w:r>
      <w:r w:rsidR="00717802" w:rsidRPr="005E39BB">
        <w:rPr>
          <w:rFonts w:eastAsiaTheme="minorEastAsia"/>
          <w:bCs/>
          <w:color w:val="000000" w:themeColor="text1"/>
        </w:rPr>
        <w:t>SFA</w:t>
      </w:r>
      <w:r w:rsidR="00D653AA">
        <w:rPr>
          <w:rFonts w:eastAsiaTheme="minorEastAsia"/>
          <w:bCs/>
          <w:color w:val="000000" w:themeColor="text1"/>
        </w:rPr>
        <w:t>,</w:t>
      </w:r>
      <w:r w:rsidR="00717802" w:rsidRPr="005E39BB">
        <w:rPr>
          <w:rFonts w:eastAsiaTheme="minorEastAsia"/>
          <w:bCs/>
          <w:color w:val="000000" w:themeColor="text1"/>
        </w:rPr>
        <w:t xml:space="preserve"> STD</w:t>
      </w:r>
      <w:r w:rsidR="00D653AA">
        <w:rPr>
          <w:rFonts w:eastAsiaTheme="minorEastAsia"/>
          <w:bCs/>
          <w:color w:val="000000" w:themeColor="text1"/>
        </w:rPr>
        <w:t>, and rectification</w:t>
      </w:r>
      <w:r w:rsidR="00717802" w:rsidRPr="005E39BB">
        <w:rPr>
          <w:rFonts w:eastAsiaTheme="minorEastAsia"/>
          <w:bCs/>
          <w:color w:val="000000" w:themeColor="text1"/>
        </w:rPr>
        <w:t xml:space="preserve"> </w:t>
      </w:r>
      <w:r w:rsidR="002D7133">
        <w:rPr>
          <w:rFonts w:eastAsiaTheme="minorEastAsia"/>
          <w:bCs/>
          <w:color w:val="000000" w:themeColor="text1"/>
        </w:rPr>
        <w:t>interact to bring the</w:t>
      </w:r>
      <w:r w:rsidR="00287A55" w:rsidRPr="005E39BB">
        <w:rPr>
          <w:rFonts w:eastAsiaTheme="minorEastAsia"/>
          <w:bCs/>
          <w:color w:val="000000" w:themeColor="text1"/>
        </w:rPr>
        <w:t xml:space="preserve"> network to</w:t>
      </w:r>
      <w:r w:rsidR="002D7133">
        <w:rPr>
          <w:rFonts w:eastAsiaTheme="minorEastAsia"/>
          <w:bCs/>
          <w:color w:val="000000" w:themeColor="text1"/>
        </w:rPr>
        <w:t>wards</w:t>
      </w:r>
      <w:r w:rsidR="00287A55" w:rsidRPr="005E39BB">
        <w:rPr>
          <w:rFonts w:eastAsiaTheme="minorEastAsia"/>
          <w:bCs/>
          <w:color w:val="000000" w:themeColor="text1"/>
        </w:rPr>
        <w:t xml:space="preserve"> the critical point</w:t>
      </w:r>
      <w:r w:rsidR="002D7133">
        <w:rPr>
          <w:rFonts w:eastAsiaTheme="minorEastAsia"/>
          <w:bCs/>
          <w:color w:val="000000" w:themeColor="text1"/>
        </w:rPr>
        <w:t xml:space="preserve">. </w:t>
      </w:r>
      <w:r w:rsidR="00D653AA">
        <w:rPr>
          <w:rFonts w:eastAsiaTheme="minorEastAsia"/>
          <w:bCs/>
          <w:color w:val="000000" w:themeColor="text1"/>
        </w:rPr>
        <w:t xml:space="preserve">After a discharge, spike rates </w:t>
      </w:r>
      <m:oMath>
        <m:r>
          <m:rPr>
            <m:sty m:val="bi"/>
          </m:rPr>
          <w:rPr>
            <w:rFonts w:ascii="Cambria Math" w:hAnsi="Cambria Math"/>
            <w:color w:val="000000" w:themeColor="text1"/>
          </w:rPr>
          <m:t>r</m:t>
        </m:r>
      </m:oMath>
      <w:r w:rsidR="00D653AA">
        <w:rPr>
          <w:rFonts w:eastAsiaTheme="minorEastAsia"/>
          <w:bCs/>
          <w:color w:val="000000" w:themeColor="text1"/>
        </w:rPr>
        <w:t xml:space="preserve"> are suppressed to zero by SFA and rectification.  Since SFA recovers more slowly than STD, </w:t>
      </w:r>
      <m:oMath>
        <m:func>
          <m:funcPr>
            <m:ctrlPr>
              <w:rPr>
                <w:rFonts w:ascii="Cambria Math" w:eastAsiaTheme="minorEastAsia" w:hAnsi="Cambria Math"/>
                <w:bCs/>
                <w:color w:val="000000" w:themeColor="text1"/>
              </w:rPr>
            </m:ctrlPr>
          </m:funcPr>
          <m:fName>
            <m:r>
              <m:rPr>
                <m:sty m:val="p"/>
              </m:rPr>
              <w:rPr>
                <w:rFonts w:ascii="Cambria Math" w:eastAsiaTheme="minorEastAsia" w:hAnsi="Cambria Math"/>
                <w:color w:val="000000" w:themeColor="text1"/>
              </w:rPr>
              <m:t>max</m:t>
            </m:r>
          </m:fName>
          <m:e>
            <m:d>
              <m:dPr>
                <m:ctrlPr>
                  <w:rPr>
                    <w:rFonts w:ascii="Cambria Math" w:eastAsiaTheme="minorEastAsia" w:hAnsi="Cambria Math"/>
                    <w:bCs/>
                    <w:i/>
                    <w:color w:val="000000" w:themeColor="text1"/>
                  </w:rPr>
                </m:ctrlPr>
              </m:dPr>
              <m:e>
                <m:sSub>
                  <m:sSubPr>
                    <m:ctrlPr>
                      <w:rPr>
                        <w:rFonts w:ascii="Cambria Math" w:eastAsiaTheme="minorEastAsia" w:hAnsi="Cambria Math"/>
                        <w:i/>
                        <w:color w:val="000000" w:themeColor="text1"/>
                      </w:rPr>
                    </m:ctrlPr>
                  </m:sSubPr>
                  <m:e>
                    <m:r>
                      <m:rPr>
                        <m:sty m:val="bi"/>
                      </m:rPr>
                      <w:rPr>
                        <w:rFonts w:ascii="Cambria Math" w:eastAsiaTheme="minorEastAsia" w:hAnsi="Cambria Math"/>
                        <w:color w:val="000000" w:themeColor="text1"/>
                      </w:rPr>
                      <m:t>τ</m:t>
                    </m:r>
                  </m:e>
                  <m:sub>
                    <m:sSub>
                      <m:sSubPr>
                        <m:ctrlPr>
                          <w:rPr>
                            <w:rFonts w:ascii="Cambria Math" w:hAnsi="Cambria Math"/>
                            <w:bCs/>
                            <w:i/>
                            <w:color w:val="000000" w:themeColor="text1"/>
                          </w:rPr>
                        </m:ctrlPr>
                      </m:sSubPr>
                      <m:e>
                        <m:r>
                          <w:rPr>
                            <w:rFonts w:ascii="Cambria Math" w:hAnsi="Cambria Math"/>
                            <w:color w:val="000000" w:themeColor="text1"/>
                          </w:rPr>
                          <m:t>a</m:t>
                        </m:r>
                      </m:e>
                      <m:sub>
                        <m:r>
                          <w:rPr>
                            <w:rFonts w:ascii="Cambria Math" w:hAnsi="Cambria Math"/>
                            <w:color w:val="000000" w:themeColor="text1"/>
                          </w:rPr>
                          <m:t>3</m:t>
                        </m:r>
                      </m:sub>
                    </m:sSub>
                  </m:sub>
                </m:sSub>
                <m:ctrlPr>
                  <w:rPr>
                    <w:rFonts w:ascii="Cambria Math" w:eastAsiaTheme="minorEastAsia" w:hAnsi="Cambria Math"/>
                    <w:i/>
                    <w:color w:val="000000" w:themeColor="text1"/>
                  </w:rPr>
                </m:ctrlPr>
              </m:e>
            </m:d>
          </m:e>
        </m:func>
        <m:r>
          <w:rPr>
            <w:rFonts w:ascii="Cambria Math" w:eastAsiaTheme="minorEastAsia" w:hAnsi="Cambria Math"/>
            <w:color w:val="000000" w:themeColor="text1"/>
          </w:rPr>
          <m:t>&lt;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w:rPr>
                <w:rFonts w:ascii="Cambria Math" w:eastAsiaTheme="minorEastAsia" w:hAnsi="Cambria Math"/>
                <w:color w:val="000000" w:themeColor="text1"/>
              </w:rPr>
              <m:t>b</m:t>
            </m:r>
          </m:sub>
        </m:sSub>
      </m:oMath>
      <w:r w:rsidR="00D653AA">
        <w:rPr>
          <w:rFonts w:eastAsiaTheme="minorEastAsia"/>
          <w:color w:val="000000" w:themeColor="text1"/>
        </w:rPr>
        <w:t xml:space="preserve">, the STD variable </w:t>
      </w:r>
      <m:oMath>
        <m:r>
          <m:rPr>
            <m:sty m:val="bi"/>
          </m:rPr>
          <w:rPr>
            <w:rFonts w:ascii="Cambria Math" w:eastAsiaTheme="minorEastAsia" w:hAnsi="Cambria Math"/>
            <w:color w:val="000000" w:themeColor="text1"/>
          </w:rPr>
          <m:t>b</m:t>
        </m:r>
      </m:oMath>
      <w:r w:rsidR="00D653AA">
        <w:rPr>
          <w:rFonts w:eastAsiaTheme="minorEastAsia"/>
          <w:color w:val="000000" w:themeColor="text1"/>
        </w:rPr>
        <w:t xml:space="preserve"> recovers nearly to unity while SFA recovers towards </w:t>
      </w:r>
      <w:commentRangeStart w:id="41"/>
      <w:r w:rsidR="00D653AA">
        <w:rPr>
          <w:rFonts w:eastAsiaTheme="minorEastAsia"/>
          <w:color w:val="000000" w:themeColor="text1"/>
        </w:rPr>
        <w:t>zero</w:t>
      </w:r>
      <w:commentRangeEnd w:id="41"/>
      <w:r w:rsidR="00796602">
        <w:rPr>
          <w:rStyle w:val="CommentReference"/>
        </w:rPr>
        <w:commentReference w:id="41"/>
      </w:r>
      <w:r w:rsidR="00D653AA">
        <w:rPr>
          <w:rFonts w:eastAsiaTheme="minorEastAsia"/>
          <w:color w:val="000000" w:themeColor="text1"/>
        </w:rPr>
        <w:t xml:space="preserve">.  </w:t>
      </w:r>
      <w:proofErr w:type="gramStart"/>
      <w:r w:rsidR="00D653AA">
        <w:rPr>
          <w:rFonts w:eastAsiaTheme="minorEastAsia"/>
          <w:color w:val="000000" w:themeColor="text1"/>
        </w:rPr>
        <w:t>Therefore</w:t>
      </w:r>
      <w:proofErr w:type="gramEnd"/>
      <w:r w:rsidR="00D653AA">
        <w:rPr>
          <w:rFonts w:eastAsiaTheme="minorEastAsia"/>
          <w:color w:val="000000" w:themeColor="text1"/>
        </w:rPr>
        <w:t xml:space="preserve"> the network approaches the saddle node from below with many neurons unable to contribute.  </w:t>
      </w:r>
      <w:r w:rsidR="007F3553" w:rsidRPr="005E39BB">
        <w:rPr>
          <w:rFonts w:eastAsiaTheme="minorEastAsia"/>
          <w:bCs/>
          <w:color w:val="000000" w:themeColor="text1"/>
        </w:rPr>
        <w:t>Near</w:t>
      </w:r>
      <w:r w:rsidR="00CE37C7" w:rsidRPr="005E39BB">
        <w:rPr>
          <w:rFonts w:eastAsiaTheme="minorEastAsia"/>
          <w:bCs/>
          <w:color w:val="000000" w:themeColor="text1"/>
        </w:rPr>
        <w:t xml:space="preserve"> the critical point</w:t>
      </w:r>
      <w:r w:rsidR="009977D2" w:rsidRPr="005E39BB">
        <w:rPr>
          <w:rFonts w:eastAsiaTheme="minorEastAsia"/>
          <w:bCs/>
          <w:color w:val="000000" w:themeColor="text1"/>
        </w:rPr>
        <w:t xml:space="preserve">, </w:t>
      </w:r>
      <w:r w:rsidR="00CE37C7" w:rsidRPr="005E39BB">
        <w:rPr>
          <w:rFonts w:eastAsiaTheme="minorEastAsia"/>
          <w:bCs/>
          <w:color w:val="000000" w:themeColor="text1"/>
        </w:rPr>
        <w:t xml:space="preserve"> </w:t>
      </w:r>
      <m:oMath>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num>
          <m:den>
            <m:r>
              <w:rPr>
                <w:rFonts w:ascii="Cambria Math" w:hAnsi="Cambria Math"/>
                <w:color w:val="000000" w:themeColor="text1"/>
              </w:rPr>
              <m:t>dt</m:t>
            </m:r>
          </m:den>
        </m:f>
      </m:oMath>
      <w:r w:rsidR="00CE09D0" w:rsidRPr="005E39BB">
        <w:rPr>
          <w:rFonts w:eastAsiaTheme="minorEastAsia"/>
          <w:color w:val="000000" w:themeColor="text1"/>
        </w:rPr>
        <w:t xml:space="preserve"> and </w:t>
      </w:r>
      <w:r w:rsidR="00CE37C7" w:rsidRPr="005E39BB">
        <w:rPr>
          <w:rFonts w:eastAsiaTheme="minorEastAsia"/>
          <w:bCs/>
          <w:color w:val="000000" w:themeColor="text1"/>
        </w:rPr>
        <w:t xml:space="preserve"> </w:t>
      </w:r>
      <m:oMath>
        <m:f>
          <m:fPr>
            <m:ctrlPr>
              <w:rPr>
                <w:rFonts w:ascii="Cambria Math" w:eastAsiaTheme="minorEastAsia" w:hAnsi="Cambria Math"/>
                <w:b/>
                <w:bCs/>
                <w:color w:val="000000" w:themeColor="text1"/>
              </w:rPr>
            </m:ctrlPr>
          </m:fPr>
          <m:num>
            <m:r>
              <m:rPr>
                <m:sty m:val="p"/>
              </m:rPr>
              <w:rPr>
                <w:rFonts w:ascii="Cambria Math" w:eastAsiaTheme="minorEastAsia" w:hAnsi="Cambria Math"/>
                <w:color w:val="000000" w:themeColor="text1"/>
              </w:rPr>
              <m:t>d</m:t>
            </m:r>
            <m:r>
              <m:rPr>
                <m:sty m:val="bi"/>
              </m:rPr>
              <w:rPr>
                <w:rFonts w:ascii="Cambria Math" w:eastAsiaTheme="minorEastAsia" w:hAnsi="Cambria Math"/>
                <w:color w:val="000000" w:themeColor="text1"/>
              </w:rPr>
              <m:t>b</m:t>
            </m:r>
          </m:num>
          <m:den>
            <m:r>
              <w:rPr>
                <w:rFonts w:ascii="Cambria Math" w:eastAsiaTheme="minorEastAsia" w:hAnsi="Cambria Math"/>
                <w:color w:val="000000" w:themeColor="text1"/>
              </w:rPr>
              <m:t>dt</m:t>
            </m:r>
          </m:den>
        </m:f>
      </m:oMath>
      <w:r w:rsidR="007F3553" w:rsidRPr="005E39BB">
        <w:rPr>
          <w:rFonts w:eastAsiaTheme="minorEastAsia"/>
          <w:b/>
          <w:bCs/>
          <w:color w:val="000000" w:themeColor="text1"/>
        </w:rPr>
        <w:t xml:space="preserve"> </w:t>
      </w:r>
      <w:r w:rsidR="007F3553" w:rsidRPr="005E39BB">
        <w:rPr>
          <w:rFonts w:eastAsiaTheme="minorEastAsia"/>
          <w:color w:val="000000" w:themeColor="text1"/>
        </w:rPr>
        <w:t xml:space="preserve">are nearly zero, so we can consider </w:t>
      </w:r>
      <w:r w:rsidR="00142851" w:rsidRPr="005E39BB">
        <w:rPr>
          <w:rFonts w:eastAsiaTheme="minorEastAsia"/>
          <w:color w:val="000000" w:themeColor="text1"/>
        </w:rPr>
        <w:t xml:space="preserve">eigenvalues of </w:t>
      </w:r>
      <w:r w:rsidR="009977D2" w:rsidRPr="005E39BB">
        <w:rPr>
          <w:rFonts w:eastAsiaTheme="minorEastAsia"/>
          <w:color w:val="000000" w:themeColor="text1"/>
        </w:rPr>
        <w:t>a</w:t>
      </w:r>
      <w:r w:rsidR="00142851" w:rsidRPr="005E39BB">
        <w:rPr>
          <w:rFonts w:eastAsiaTheme="minorEastAsia"/>
          <w:color w:val="000000" w:themeColor="text1"/>
        </w:rPr>
        <w:t xml:space="preserve"> reduced </w:t>
      </w:r>
      <w:r w:rsidR="009838BC" w:rsidRPr="005E39BB">
        <w:rPr>
          <w:rFonts w:eastAsiaTheme="minorEastAsia"/>
          <w:color w:val="000000" w:themeColor="text1"/>
        </w:rPr>
        <w:t xml:space="preserve">fast </w:t>
      </w:r>
      <w:r w:rsidR="00142851" w:rsidRPr="005E39BB">
        <w:rPr>
          <w:rFonts w:eastAsiaTheme="minorEastAsia"/>
          <w:color w:val="000000" w:themeColor="text1"/>
        </w:rPr>
        <w:t>subsystem</w:t>
      </w:r>
      <w:r w:rsidR="009977D2" w:rsidRPr="005E39BB">
        <w:rPr>
          <w:rFonts w:eastAsiaTheme="minorEastAsia"/>
          <w:color w:val="000000" w:themeColor="text1"/>
        </w:rPr>
        <w:t xml:space="preserve">.  From equation </w:t>
      </w:r>
      <w:r w:rsidR="00D653AA">
        <w:rPr>
          <w:rFonts w:eastAsiaTheme="minorEastAsia"/>
          <w:color w:val="000000" w:themeColor="text1"/>
        </w:rPr>
        <w:t>1</w:t>
      </w:r>
      <w:r w:rsidR="009977D2" w:rsidRPr="005E39BB">
        <w:rPr>
          <w:rFonts w:eastAsiaTheme="minorEastAsia"/>
          <w:color w:val="000000" w:themeColor="text1"/>
        </w:rPr>
        <w:t xml:space="preserve">, </w:t>
      </w:r>
      <m:oMath>
        <m:r>
          <m:rPr>
            <m:sty m:val="bi"/>
          </m:rPr>
          <w:rPr>
            <w:rFonts w:ascii="Cambria Math" w:eastAsiaTheme="minorEastAsia" w:hAnsi="Cambria Math"/>
            <w:color w:val="000000" w:themeColor="text1"/>
          </w:rPr>
          <m:t>r=</m:t>
        </m:r>
        <m:sSub>
          <m:sSubPr>
            <m:ctrlPr>
              <w:rPr>
                <w:rFonts w:ascii="Cambria Math" w:hAnsi="Cambria Math"/>
                <w:b/>
                <w:i/>
                <w:color w:val="000000" w:themeColor="text1"/>
              </w:rPr>
            </m:ctrlPr>
          </m:sSubPr>
          <m:e>
            <m:r>
              <m:rPr>
                <m:sty m:val="bi"/>
              </m:rPr>
              <w:rPr>
                <w:rFonts w:ascii="Cambria Math" w:hAnsi="Cambria Math"/>
                <w:color w:val="000000" w:themeColor="text1"/>
              </w:rPr>
              <m:t>u</m:t>
            </m:r>
          </m:e>
          <m:sub>
            <m:r>
              <w:rPr>
                <w:rFonts w:ascii="Cambria Math" w:hAnsi="Cambria Math"/>
                <w:color w:val="000000" w:themeColor="text1"/>
              </w:rPr>
              <m:t>d</m:t>
            </m:r>
          </m:sub>
        </m:sSub>
      </m:oMath>
      <w:r w:rsidR="009977D2" w:rsidRPr="005E39BB">
        <w:rPr>
          <w:rFonts w:eastAsiaTheme="minorEastAsia"/>
          <w:bCs/>
          <w:color w:val="000000" w:themeColor="text1"/>
        </w:rPr>
        <w:t xml:space="preserve">, which we can substitute into equation </w:t>
      </w:r>
      <w:r w:rsidR="00D653AA">
        <w:rPr>
          <w:rFonts w:eastAsiaTheme="minorEastAsia"/>
          <w:bCs/>
          <w:color w:val="000000" w:themeColor="text1"/>
        </w:rPr>
        <w:t>3</w:t>
      </w:r>
      <w:r w:rsidR="00EB194F" w:rsidRPr="005E39BB">
        <w:rPr>
          <w:rFonts w:eastAsiaTheme="minorEastAsia"/>
          <w:bCs/>
          <w:color w:val="000000" w:themeColor="text1"/>
        </w:rPr>
        <w:t>,</w:t>
      </w:r>
      <w:r w:rsidR="009977D2" w:rsidRPr="005E39BB">
        <w:rPr>
          <w:rFonts w:eastAsiaTheme="minorEastAsia"/>
          <w:bCs/>
          <w:color w:val="000000" w:themeColor="text1"/>
        </w:rPr>
        <w:t xml:space="preserve"> and </w:t>
      </w:r>
      <w:r w:rsidR="000F3CE9" w:rsidRPr="005E39BB">
        <w:rPr>
          <w:rFonts w:eastAsiaTheme="minorEastAsia"/>
          <w:bCs/>
          <w:color w:val="000000" w:themeColor="text1"/>
        </w:rPr>
        <w:t xml:space="preserve">we </w:t>
      </w:r>
      <w:r w:rsidR="009977D2" w:rsidRPr="005E39BB">
        <w:rPr>
          <w:rFonts w:eastAsiaTheme="minorEastAsia"/>
          <w:bCs/>
          <w:color w:val="000000" w:themeColor="text1"/>
        </w:rPr>
        <w:t>substitute equation 6 into 7 to get</w:t>
      </w:r>
    </w:p>
    <w:p w14:paraId="27EE5989" w14:textId="4AB0E64E" w:rsidR="009977D2" w:rsidRPr="005E39BB" w:rsidRDefault="00000000" w:rsidP="009977D2">
      <w:pPr>
        <w:rPr>
          <w:rFonts w:eastAsiaTheme="minorEastAsia"/>
          <w:b/>
          <w:color w:val="000000" w:themeColor="text1"/>
        </w:rPr>
      </w:pPr>
      <m:oMathPara>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d</m:t>
              </m:r>
              <m:sSub>
                <m:sSubPr>
                  <m:ctrlPr>
                    <w:rPr>
                      <w:rFonts w:ascii="Cambria Math" w:hAnsi="Cambria Math"/>
                      <w:b/>
                      <w:i/>
                      <w:color w:val="000000" w:themeColor="text1"/>
                    </w:rPr>
                  </m:ctrlPr>
                </m:sSubPr>
                <m:e>
                  <m:r>
                    <m:rPr>
                      <m:sty m:val="bi"/>
                    </m:rPr>
                    <w:rPr>
                      <w:rFonts w:ascii="Cambria Math" w:hAnsi="Cambria Math"/>
                      <w:color w:val="000000" w:themeColor="text1"/>
                    </w:rPr>
                    <m:t>u</m:t>
                  </m:r>
                </m:e>
                <m:sub>
                  <m:r>
                    <w:rPr>
                      <w:rFonts w:ascii="Cambria Math" w:hAnsi="Cambria Math"/>
                      <w:color w:val="000000" w:themeColor="text1"/>
                    </w:rPr>
                    <m:t>d</m:t>
                  </m:r>
                </m:sub>
              </m:sSub>
            </m:num>
            <m:den>
              <m:r>
                <w:rPr>
                  <w:rFonts w:ascii="Cambria Math" w:eastAsiaTheme="minorEastAsia" w:hAnsi="Cambria Math" w:cstheme="minorHAnsi"/>
                  <w:color w:val="000000" w:themeColor="text1"/>
                </w:rPr>
                <m:t>dt</m:t>
              </m:r>
            </m:den>
          </m:f>
          <m:r>
            <w:rPr>
              <w:rFonts w:ascii="Cambria Math" w:eastAsiaTheme="minorEastAsia" w:hAnsi="Cambria Math" w:cstheme="minorHAnsi"/>
              <w:color w:val="000000" w:themeColor="text1"/>
            </w:rPr>
            <m:t>=</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τ</m:t>
                  </m:r>
                </m:e>
                <m:sub>
                  <m:r>
                    <w:rPr>
                      <w:rFonts w:ascii="Cambria Math" w:eastAsiaTheme="minorEastAsia" w:hAnsi="Cambria Math" w:cstheme="minorHAnsi"/>
                      <w:color w:val="000000" w:themeColor="text1"/>
                    </w:rPr>
                    <m:t>d</m:t>
                  </m:r>
                </m:sub>
              </m:sSub>
            </m:den>
          </m:f>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M-</m:t>
              </m:r>
              <m:r>
                <m:rPr>
                  <m:sty m:val="bi"/>
                </m:rPr>
                <w:rPr>
                  <w:rFonts w:ascii="Cambria Math" w:eastAsiaTheme="minorEastAsia" w:hAnsi="Cambria Math" w:cstheme="minorHAnsi"/>
                  <w:color w:val="000000" w:themeColor="text1"/>
                </w:rPr>
                <m:t>I</m:t>
              </m:r>
            </m:e>
          </m:d>
          <m:r>
            <w:rPr>
              <w:rFonts w:ascii="Cambria Math" w:eastAsiaTheme="minorEastAsia" w:hAnsi="Cambria Math" w:cstheme="minorHAnsi"/>
              <w:color w:val="000000" w:themeColor="text1"/>
            </w:rPr>
            <m:t>*</m:t>
          </m:r>
          <m:sSub>
            <m:sSubPr>
              <m:ctrlPr>
                <w:rPr>
                  <w:rFonts w:ascii="Cambria Math" w:hAnsi="Cambria Math"/>
                  <w:b/>
                  <w:i/>
                  <w:color w:val="000000" w:themeColor="text1"/>
                </w:rPr>
              </m:ctrlPr>
            </m:sSubPr>
            <m:e>
              <m:r>
                <m:rPr>
                  <m:sty m:val="bi"/>
                </m:rPr>
                <w:rPr>
                  <w:rFonts w:ascii="Cambria Math" w:hAnsi="Cambria Math"/>
                  <w:color w:val="000000" w:themeColor="text1"/>
                </w:rPr>
                <m:t>u</m:t>
              </m:r>
            </m:e>
            <m:sub>
              <m:r>
                <w:rPr>
                  <w:rFonts w:ascii="Cambria Math" w:hAnsi="Cambria Math"/>
                  <w:color w:val="000000" w:themeColor="text1"/>
                </w:rPr>
                <m:t>d</m:t>
              </m:r>
            </m:sub>
          </m:sSub>
        </m:oMath>
      </m:oMathPara>
    </w:p>
    <w:p w14:paraId="7DEDB6FB" w14:textId="606D9B3A" w:rsidR="009977D2" w:rsidRPr="005E39BB" w:rsidRDefault="00D653AA" w:rsidP="009977D2">
      <w:pPr>
        <w:jc w:val="right"/>
        <w:rPr>
          <w:bCs/>
          <w:color w:val="000000" w:themeColor="text1"/>
        </w:rPr>
      </w:pPr>
      <w:r>
        <w:rPr>
          <w:rFonts w:eastAsiaTheme="minorEastAsia"/>
          <w:bCs/>
          <w:color w:val="000000" w:themeColor="text1"/>
        </w:rPr>
        <w:t>5</w:t>
      </w:r>
    </w:p>
    <w:p w14:paraId="2391AFB3" w14:textId="70FE1E93" w:rsidR="009977D2" w:rsidRPr="005E39BB" w:rsidRDefault="009977D2" w:rsidP="009977D2">
      <w:pPr>
        <w:rPr>
          <w:rFonts w:eastAsiaTheme="minorEastAsia"/>
          <w:color w:val="000000" w:themeColor="text1"/>
        </w:rPr>
      </w:pPr>
      <w:r w:rsidRPr="005E39BB">
        <w:rPr>
          <w:color w:val="000000" w:themeColor="text1"/>
        </w:rPr>
        <w:t xml:space="preserve">If </w:t>
      </w:r>
      <m:oMath>
        <m:r>
          <w:rPr>
            <w:rFonts w:ascii="Cambria Math" w:eastAsiaTheme="minorEastAsia" w:hAnsi="Cambria Math" w:cstheme="minorHAnsi"/>
            <w:color w:val="000000" w:themeColor="text1"/>
          </w:rPr>
          <m:t>M</m:t>
        </m:r>
      </m:oMath>
      <w:r w:rsidRPr="005E39BB">
        <w:rPr>
          <w:rFonts w:eastAsiaTheme="minorEastAsia"/>
          <w:color w:val="000000" w:themeColor="text1"/>
        </w:rPr>
        <w:t xml:space="preserve"> has eigenvalues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λ</m:t>
            </m:r>
          </m:e>
          <m:sub>
            <m:r>
              <w:rPr>
                <w:rFonts w:ascii="Cambria Math" w:eastAsiaTheme="minorEastAsia" w:hAnsi="Cambria Math"/>
                <w:color w:val="000000" w:themeColor="text1"/>
              </w:rPr>
              <m:t>i</m:t>
            </m:r>
          </m:sub>
        </m:sSub>
      </m:oMath>
      <w:r w:rsidRPr="005E39BB">
        <w:rPr>
          <w:rFonts w:eastAsiaTheme="minorEastAsia"/>
          <w:color w:val="000000" w:themeColor="text1"/>
        </w:rPr>
        <w:t xml:space="preserve">, then the eigenvalues of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τ</m:t>
                </m:r>
              </m:e>
              <m:sub>
                <m:r>
                  <w:rPr>
                    <w:rFonts w:ascii="Cambria Math" w:eastAsiaTheme="minorEastAsia" w:hAnsi="Cambria Math" w:cstheme="minorHAnsi"/>
                    <w:color w:val="000000" w:themeColor="text1"/>
                  </w:rPr>
                  <m:t>d</m:t>
                </m:r>
              </m:sub>
            </m:sSub>
          </m:den>
        </m:f>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M-</m:t>
            </m:r>
            <m:r>
              <m:rPr>
                <m:sty m:val="bi"/>
              </m:rPr>
              <w:rPr>
                <w:rFonts w:ascii="Cambria Math" w:eastAsiaTheme="minorEastAsia" w:hAnsi="Cambria Math" w:cstheme="minorHAnsi"/>
                <w:color w:val="000000" w:themeColor="text1"/>
              </w:rPr>
              <m:t>I</m:t>
            </m:r>
          </m:e>
        </m:d>
      </m:oMath>
      <w:r w:rsidRPr="005E39BB">
        <w:rPr>
          <w:rFonts w:eastAsiaTheme="minorEastAsia"/>
          <w:color w:val="000000" w:themeColor="text1"/>
        </w:rPr>
        <w:t xml:space="preserve"> are</w:t>
      </w:r>
    </w:p>
    <w:p w14:paraId="270E2AE3" w14:textId="3DEC9FD7" w:rsidR="009977D2" w:rsidRPr="005E39BB" w:rsidRDefault="00000000" w:rsidP="009977D2">
      <w:pPr>
        <w:rPr>
          <w:rFonts w:eastAsiaTheme="minorEastAsia"/>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1</m:t>
              </m:r>
            </m:num>
            <m:den>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τ</m:t>
                  </m:r>
                </m:e>
                <m:sub>
                  <m:r>
                    <w:rPr>
                      <w:rFonts w:ascii="Cambria Math" w:eastAsiaTheme="minorEastAsia" w:hAnsi="Cambria Math" w:cstheme="minorHAnsi"/>
                      <w:color w:val="000000" w:themeColor="text1"/>
                    </w:rPr>
                    <m:t>d</m:t>
                  </m:r>
                </m:sub>
              </m:sSub>
            </m:den>
          </m:f>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eastAsiaTheme="minorEastAsia" w:hAnsi="Cambria Math"/>
                      <w:color w:val="000000" w:themeColor="text1"/>
                    </w:rPr>
                    <m:t>λ</m:t>
                  </m:r>
                </m:e>
                <m:sub>
                  <m:r>
                    <w:rPr>
                      <w:rFonts w:ascii="Cambria Math" w:hAnsi="Cambria Math"/>
                      <w:color w:val="000000" w:themeColor="text1"/>
                    </w:rPr>
                    <m:t>i</m:t>
                  </m:r>
                </m:sub>
              </m:sSub>
              <m:r>
                <w:rPr>
                  <w:rFonts w:ascii="Cambria Math" w:hAnsi="Cambria Math"/>
                  <w:color w:val="000000" w:themeColor="text1"/>
                </w:rPr>
                <m:t>-1</m:t>
              </m:r>
            </m:e>
          </m:d>
        </m:oMath>
      </m:oMathPara>
    </w:p>
    <w:p w14:paraId="65901D88" w14:textId="6B0530ED" w:rsidR="009977D2" w:rsidRPr="005E39BB" w:rsidRDefault="00D653AA" w:rsidP="009977D2">
      <w:pPr>
        <w:jc w:val="right"/>
        <w:rPr>
          <w:rFonts w:eastAsiaTheme="minorEastAsia"/>
          <w:color w:val="000000" w:themeColor="text1"/>
        </w:rPr>
      </w:pPr>
      <w:r>
        <w:rPr>
          <w:rFonts w:eastAsiaTheme="minorEastAsia"/>
          <w:color w:val="000000" w:themeColor="text1"/>
        </w:rPr>
        <w:t>6</w:t>
      </w:r>
    </w:p>
    <w:p w14:paraId="2973C95B" w14:textId="62BA8E63" w:rsidR="00EB3279" w:rsidRPr="005E39BB" w:rsidRDefault="000460D2" w:rsidP="00C70A77">
      <w:pPr>
        <w:rPr>
          <w:rFonts w:eastAsiaTheme="minorEastAsia"/>
          <w:color w:val="000000" w:themeColor="text1"/>
        </w:rPr>
      </w:pPr>
      <w:r>
        <w:rPr>
          <w:rFonts w:eastAsiaTheme="minorEastAsia"/>
          <w:color w:val="000000" w:themeColor="text1"/>
        </w:rPr>
        <w:t>If the connection matrix</w:t>
      </w:r>
      <w:r w:rsidR="000F3CE9" w:rsidRPr="005E39BB">
        <w:rPr>
          <w:rFonts w:eastAsiaTheme="minorEastAsia"/>
          <w:color w:val="000000" w:themeColor="text1"/>
        </w:rPr>
        <w:t xml:space="preserve"> </w:t>
      </w:r>
      <w:r>
        <w:rPr>
          <w:rFonts w:eastAsiaTheme="minorEastAsia"/>
          <w:color w:val="000000" w:themeColor="text1"/>
        </w:rPr>
        <w:t>has</w:t>
      </w:r>
      <w:r w:rsidR="00FC5C35" w:rsidRPr="005E39BB">
        <w:rPr>
          <w:rFonts w:eastAsiaTheme="minorEastAsia"/>
          <w:color w:val="000000" w:themeColor="text1"/>
        </w:rPr>
        <w:t xml:space="preserve"> </w:t>
      </w:r>
      <w:r w:rsidR="00227501" w:rsidRPr="005E39BB">
        <w:rPr>
          <w:rFonts w:eastAsiaTheme="minorEastAsia"/>
          <w:color w:val="000000" w:themeColor="text1"/>
        </w:rPr>
        <w:t>at least one eigenvalue with real part greater than 1</w:t>
      </w:r>
      <w:r>
        <w:rPr>
          <w:rFonts w:eastAsiaTheme="minorEastAsia"/>
          <w:color w:val="000000" w:themeColor="text1"/>
        </w:rPr>
        <w:t>, then since</w:t>
      </w:r>
      <w:r w:rsidR="00227501" w:rsidRPr="005E39BB">
        <w:rPr>
          <w:rFonts w:eastAsiaTheme="minorEastAsia"/>
          <w:color w:val="000000" w:themeColor="text1"/>
        </w:rPr>
        <w:t xml:space="preserve"> </w:t>
      </w:r>
      <m:oMath>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τ</m:t>
            </m:r>
          </m:e>
          <m:sub>
            <m:r>
              <w:rPr>
                <w:rFonts w:ascii="Cambria Math" w:eastAsiaTheme="minorEastAsia" w:hAnsi="Cambria Math" w:cstheme="minorHAnsi"/>
                <w:color w:val="000000" w:themeColor="text1"/>
              </w:rPr>
              <m:t>d</m:t>
            </m:r>
          </m:sub>
        </m:sSub>
      </m:oMath>
      <w:r w:rsidR="00227501" w:rsidRPr="005E39BB">
        <w:rPr>
          <w:rFonts w:eastAsiaTheme="minorEastAsia"/>
          <w:color w:val="000000" w:themeColor="text1"/>
        </w:rPr>
        <w:t xml:space="preserve"> is only 10 ms, </w:t>
      </w:r>
      <w:r w:rsidR="009838BC" w:rsidRPr="005E39BB">
        <w:rPr>
          <w:rFonts w:eastAsiaTheme="minorEastAsia"/>
          <w:color w:val="000000" w:themeColor="text1"/>
        </w:rPr>
        <w:t xml:space="preserve">the eigenvalues of the fast subsystem near the critical point are </w:t>
      </w:r>
      <w:r>
        <w:rPr>
          <w:rFonts w:eastAsiaTheme="minorEastAsia"/>
          <w:color w:val="000000" w:themeColor="text1"/>
        </w:rPr>
        <w:t>very large, leading to a sharp discharge</w:t>
      </w:r>
      <w:r w:rsidR="009838BC" w:rsidRPr="005E39BB">
        <w:rPr>
          <w:rFonts w:eastAsiaTheme="minorEastAsia"/>
          <w:color w:val="000000" w:themeColor="text1"/>
        </w:rPr>
        <w:t xml:space="preserve">.  </w:t>
      </w:r>
    </w:p>
    <w:p w14:paraId="54280669" w14:textId="77777777" w:rsidR="003E534A" w:rsidRDefault="003E534A" w:rsidP="00C70A77">
      <w:pPr>
        <w:rPr>
          <w:rFonts w:eastAsiaTheme="minorEastAsia"/>
          <w:color w:val="000000" w:themeColor="text1"/>
        </w:rPr>
      </w:pPr>
    </w:p>
    <w:p w14:paraId="56A11EBB" w14:textId="2B91C579" w:rsidR="00E163EB" w:rsidRPr="005E39BB" w:rsidRDefault="00E163EB" w:rsidP="00C70A77">
      <w:pPr>
        <w:rPr>
          <w:rFonts w:eastAsiaTheme="minorEastAsia"/>
          <w:color w:val="000000" w:themeColor="text1"/>
        </w:rPr>
      </w:pPr>
      <w:commentRangeStart w:id="42"/>
      <w:r>
        <w:rPr>
          <w:rFonts w:eastAsiaTheme="minorEastAsia"/>
          <w:noProof/>
          <w:color w:val="000000" w:themeColor="text1"/>
        </w:rPr>
        <w:drawing>
          <wp:inline distT="0" distB="0" distL="0" distR="0" wp14:anchorId="125184DB" wp14:editId="001B438F">
            <wp:extent cx="1529751" cy="1457140"/>
            <wp:effectExtent l="0" t="0" r="0" b="3810"/>
            <wp:docPr id="740444963"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44963" name="Graphic 740444963"/>
                    <pic:cNvPicPr/>
                  </pic:nvPicPr>
                  <pic:blipFill rotWithShape="1">
                    <a:blip r:embed="rId20">
                      <a:extLst>
                        <a:ext uri="{96DAC541-7B7A-43D3-8B79-37D633B846F1}">
                          <asvg:svgBlip xmlns:asvg="http://schemas.microsoft.com/office/drawing/2016/SVG/main" r:embed="rId21"/>
                        </a:ext>
                      </a:extLst>
                    </a:blip>
                    <a:srcRect l="16427" t="14858" r="12573" b="17512"/>
                    <a:stretch>
                      <a:fillRect/>
                    </a:stretch>
                  </pic:blipFill>
                  <pic:spPr bwMode="auto">
                    <a:xfrm>
                      <a:off x="0" y="0"/>
                      <a:ext cx="1539012" cy="1465962"/>
                    </a:xfrm>
                    <a:prstGeom prst="rect">
                      <a:avLst/>
                    </a:prstGeom>
                    <a:ln>
                      <a:noFill/>
                    </a:ln>
                    <a:extLst>
                      <a:ext uri="{53640926-AAD7-44D8-BBD7-CCE9431645EC}">
                        <a14:shadowObscured xmlns:a14="http://schemas.microsoft.com/office/drawing/2010/main"/>
                      </a:ext>
                    </a:extLst>
                  </pic:spPr>
                </pic:pic>
              </a:graphicData>
            </a:graphic>
          </wp:inline>
        </w:drawing>
      </w:r>
      <w:commentRangeEnd w:id="42"/>
      <w:r w:rsidR="00C8621F">
        <w:rPr>
          <w:rStyle w:val="CommentReference"/>
        </w:rPr>
        <w:commentReference w:id="42"/>
      </w:r>
    </w:p>
    <w:p w14:paraId="4FFD04A5" w14:textId="2C3B2BBF" w:rsidR="003E534A" w:rsidRPr="005E39BB" w:rsidRDefault="00B31ED8" w:rsidP="00C70A77">
      <w:pPr>
        <w:rPr>
          <w:rFonts w:eastAsiaTheme="minorEastAsia"/>
          <w:color w:val="000000" w:themeColor="text1"/>
        </w:rPr>
      </w:pPr>
      <w:r>
        <w:rPr>
          <w:rFonts w:eastAsiaTheme="minorEastAsia"/>
          <w:noProof/>
          <w:color w:val="000000" w:themeColor="text1"/>
        </w:rPr>
        <w:lastRenderedPageBreak/>
        <w:drawing>
          <wp:inline distT="0" distB="0" distL="0" distR="0" wp14:anchorId="750A0ABC" wp14:editId="05F2D618">
            <wp:extent cx="5387780" cy="3748513"/>
            <wp:effectExtent l="0" t="0" r="0" b="0"/>
            <wp:docPr id="120005100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51006" name="Graphic 1200051006"/>
                    <pic:cNvPicPr/>
                  </pic:nvPicPr>
                  <pic:blipFill rotWithShape="1">
                    <a:blip r:embed="rId22">
                      <a:extLst>
                        <a:ext uri="{96DAC541-7B7A-43D3-8B79-37D633B846F1}">
                          <asvg:svgBlip xmlns:asvg="http://schemas.microsoft.com/office/drawing/2016/SVG/main" r:embed="rId23"/>
                        </a:ext>
                      </a:extLst>
                    </a:blip>
                    <a:srcRect l="2322" t="4409" r="7004" b="38124"/>
                    <a:stretch>
                      <a:fillRect/>
                    </a:stretch>
                  </pic:blipFill>
                  <pic:spPr bwMode="auto">
                    <a:xfrm>
                      <a:off x="0" y="0"/>
                      <a:ext cx="5389251" cy="3749536"/>
                    </a:xfrm>
                    <a:prstGeom prst="rect">
                      <a:avLst/>
                    </a:prstGeom>
                    <a:ln>
                      <a:noFill/>
                    </a:ln>
                    <a:extLst>
                      <a:ext uri="{53640926-AAD7-44D8-BBD7-CCE9431645EC}">
                        <a14:shadowObscured xmlns:a14="http://schemas.microsoft.com/office/drawing/2010/main"/>
                      </a:ext>
                    </a:extLst>
                  </pic:spPr>
                </pic:pic>
              </a:graphicData>
            </a:graphic>
          </wp:inline>
        </w:drawing>
      </w:r>
    </w:p>
    <w:p w14:paraId="66EC4F1E" w14:textId="730BFACD" w:rsidR="00ED39BE" w:rsidRPr="005E39BB" w:rsidRDefault="00ED39BE" w:rsidP="00C70A77">
      <w:pPr>
        <w:rPr>
          <w:rFonts w:eastAsiaTheme="minorEastAsia"/>
          <w:color w:val="000000" w:themeColor="text1"/>
        </w:rPr>
      </w:pPr>
      <w:commentRangeStart w:id="43"/>
      <w:r w:rsidRPr="005E39BB">
        <w:rPr>
          <w:rFonts w:eastAsiaTheme="minorEastAsia"/>
          <w:color w:val="000000" w:themeColor="text1"/>
        </w:rPr>
        <w:t xml:space="preserve">Figure </w:t>
      </w:r>
      <w:r w:rsidR="006D1B04">
        <w:rPr>
          <w:rFonts w:eastAsiaTheme="minorEastAsia"/>
          <w:color w:val="000000" w:themeColor="text1"/>
        </w:rPr>
        <w:t>5</w:t>
      </w:r>
      <w:commentRangeEnd w:id="43"/>
      <w:r w:rsidR="00C8621F">
        <w:rPr>
          <w:rStyle w:val="CommentReference"/>
        </w:rPr>
        <w:commentReference w:id="43"/>
      </w:r>
      <w:r w:rsidR="006D1B04">
        <w:rPr>
          <w:rFonts w:eastAsiaTheme="minorEastAsia"/>
          <w:color w:val="000000" w:themeColor="text1"/>
        </w:rPr>
        <w:t>.</w:t>
      </w:r>
      <w:r w:rsidRPr="005E39BB">
        <w:rPr>
          <w:rFonts w:eastAsiaTheme="minorEastAsia"/>
          <w:color w:val="000000" w:themeColor="text1"/>
        </w:rPr>
        <w:t xml:space="preserve"> </w:t>
      </w:r>
      <w:r w:rsidR="000460D2">
        <w:rPr>
          <w:rFonts w:eastAsiaTheme="minorEastAsia"/>
          <w:color w:val="000000" w:themeColor="text1"/>
        </w:rPr>
        <w:t xml:space="preserve">Large discharges develop in networks with excess excitatory connectivity which can be suppressed with external input (i.e. stimulation). </w:t>
      </w:r>
      <w:r w:rsidR="00D65E4F" w:rsidRPr="005E39BB">
        <w:rPr>
          <w:rFonts w:eastAsiaTheme="minorEastAsia"/>
          <w:color w:val="000000" w:themeColor="text1"/>
        </w:rPr>
        <w:t>Wi</w:t>
      </w:r>
      <w:commentRangeStart w:id="44"/>
      <w:r w:rsidR="00D65E4F" w:rsidRPr="005E39BB">
        <w:rPr>
          <w:rFonts w:eastAsiaTheme="minorEastAsia"/>
          <w:color w:val="000000" w:themeColor="text1"/>
        </w:rPr>
        <w:t xml:space="preserve">th </w:t>
      </w:r>
      <w:r w:rsidR="000460D2">
        <w:rPr>
          <w:rFonts w:eastAsiaTheme="minorEastAsia"/>
          <w:color w:val="000000" w:themeColor="text1"/>
        </w:rPr>
        <w:t>minimal</w:t>
      </w:r>
      <w:r w:rsidR="00D65E4F" w:rsidRPr="005E39BB">
        <w:rPr>
          <w:rFonts w:eastAsiaTheme="minorEastAsia"/>
          <w:color w:val="000000" w:themeColor="text1"/>
        </w:rPr>
        <w:t xml:space="preserve"> input,</w:t>
      </w:r>
      <w:commentRangeEnd w:id="44"/>
      <w:r w:rsidR="00281F11">
        <w:rPr>
          <w:rStyle w:val="CommentReference"/>
        </w:rPr>
        <w:commentReference w:id="44"/>
      </w:r>
      <w:r w:rsidR="00D65E4F" w:rsidRPr="005E39BB">
        <w:rPr>
          <w:rFonts w:eastAsiaTheme="minorEastAsia"/>
          <w:color w:val="000000" w:themeColor="text1"/>
        </w:rPr>
        <w:t xml:space="preserve"> the network exhibits strong</w:t>
      </w:r>
      <w:r w:rsidR="00CD6ED8" w:rsidRPr="005E39BB">
        <w:rPr>
          <w:rFonts w:eastAsiaTheme="minorEastAsia"/>
          <w:color w:val="000000" w:themeColor="text1"/>
        </w:rPr>
        <w:t>, periodic</w:t>
      </w:r>
      <w:r w:rsidR="00D65E4F" w:rsidRPr="005E39BB">
        <w:rPr>
          <w:rFonts w:eastAsiaTheme="minorEastAsia"/>
          <w:color w:val="000000" w:themeColor="text1"/>
        </w:rPr>
        <w:t xml:space="preserve"> </w:t>
      </w:r>
      <w:r w:rsidR="000460D2">
        <w:rPr>
          <w:rFonts w:eastAsiaTheme="minorEastAsia"/>
          <w:color w:val="000000" w:themeColor="text1"/>
        </w:rPr>
        <w:t>spike rate discharges</w:t>
      </w:r>
      <w:r w:rsidR="00FA5016" w:rsidRPr="005E39BB">
        <w:rPr>
          <w:rFonts w:eastAsiaTheme="minorEastAsia"/>
          <w:color w:val="000000" w:themeColor="text1"/>
        </w:rPr>
        <w:t xml:space="preserve"> (b)</w:t>
      </w:r>
      <w:r w:rsidR="000460D2">
        <w:rPr>
          <w:rFonts w:eastAsiaTheme="minorEastAsia"/>
          <w:color w:val="000000" w:themeColor="text1"/>
        </w:rPr>
        <w:t xml:space="preserve"> which are due to an interaction between SFA (c) and rectification of spike rate (b) enabling STD (d) to fully reset to </w:t>
      </w:r>
      <w:r w:rsidR="00557EBB">
        <w:rPr>
          <w:rFonts w:eastAsiaTheme="minorEastAsia"/>
          <w:color w:val="000000" w:themeColor="text1"/>
        </w:rPr>
        <w:t>unity</w:t>
      </w:r>
      <w:r w:rsidR="000460D2">
        <w:rPr>
          <w:rFonts w:eastAsiaTheme="minorEastAsia"/>
          <w:color w:val="000000" w:themeColor="text1"/>
        </w:rPr>
        <w:t xml:space="preserve">.  </w:t>
      </w:r>
      <w:r w:rsidR="00557EBB">
        <w:rPr>
          <w:rFonts w:eastAsiaTheme="minorEastAsia"/>
          <w:color w:val="000000" w:themeColor="text1"/>
        </w:rPr>
        <w:t>Weakly increasing the external input (a) to all neurons causes these discharge</w:t>
      </w:r>
      <w:r w:rsidR="00AD536B">
        <w:rPr>
          <w:rFonts w:eastAsiaTheme="minorEastAsia"/>
          <w:color w:val="000000" w:themeColor="text1"/>
        </w:rPr>
        <w:t>s</w:t>
      </w:r>
      <w:r w:rsidR="00557EBB">
        <w:rPr>
          <w:rFonts w:eastAsiaTheme="minorEastAsia"/>
          <w:color w:val="000000" w:themeColor="text1"/>
        </w:rPr>
        <w:t xml:space="preserve"> to become more frequent, but strongly increasing external input suppresses discharges by preventing STD (d) from resetting to unity, annihilating the unstable critical point with a fixed point.</w:t>
      </w:r>
    </w:p>
    <w:p w14:paraId="3D710028" w14:textId="77777777" w:rsidR="00ED39BE" w:rsidRPr="005E39BB" w:rsidRDefault="00ED39BE" w:rsidP="00C70A77">
      <w:pPr>
        <w:rPr>
          <w:rFonts w:eastAsiaTheme="minorEastAsia"/>
          <w:color w:val="000000" w:themeColor="text1"/>
        </w:rPr>
      </w:pPr>
    </w:p>
    <w:p w14:paraId="248377F1" w14:textId="27EB5532" w:rsidR="003747CC" w:rsidRPr="005E39BB" w:rsidRDefault="002E2223" w:rsidP="003747CC">
      <w:pPr>
        <w:rPr>
          <w:rFonts w:eastAsiaTheme="minorEastAsia"/>
          <w:color w:val="000000" w:themeColor="text1"/>
        </w:rPr>
      </w:pPr>
      <w:r w:rsidRPr="005E39BB">
        <w:rPr>
          <w:rFonts w:eastAsiaTheme="minorEastAsia"/>
          <w:color w:val="000000" w:themeColor="text1"/>
        </w:rPr>
        <w:t xml:space="preserve">However, if </w:t>
      </w:r>
      <w:r w:rsidR="00DA34D4" w:rsidRPr="005E39BB">
        <w:rPr>
          <w:rFonts w:eastAsiaTheme="minorEastAsia"/>
          <w:color w:val="000000" w:themeColor="text1"/>
        </w:rPr>
        <w:t>sufficient external input</w:t>
      </w:r>
      <w:r w:rsidR="005C7E2A">
        <w:rPr>
          <w:rFonts w:eastAsiaTheme="minorEastAsia"/>
          <w:color w:val="000000" w:themeColor="text1"/>
        </w:rPr>
        <w:t xml:space="preserve"> (i.e. stimulation)</w:t>
      </w:r>
      <w:r w:rsidR="00DA34D4" w:rsidRPr="005E39BB">
        <w:rPr>
          <w:rFonts w:eastAsiaTheme="minorEastAsia"/>
          <w:color w:val="000000" w:themeColor="text1"/>
        </w:rPr>
        <w:t xml:space="preserve"> is delivered</w:t>
      </w:r>
      <w:r w:rsidRPr="005E39BB">
        <w:rPr>
          <w:rFonts w:eastAsiaTheme="minorEastAsia"/>
          <w:color w:val="000000" w:themeColor="text1"/>
        </w:rPr>
        <w:t xml:space="preserve"> (</w:t>
      </w:r>
      <w:r w:rsidR="005C7E2A">
        <w:rPr>
          <w:rFonts w:eastAsiaTheme="minorEastAsia"/>
          <w:color w:val="000000" w:themeColor="text1"/>
        </w:rPr>
        <w:t>Fig. 5</w:t>
      </w:r>
      <w:r w:rsidRPr="005E39BB">
        <w:rPr>
          <w:rFonts w:eastAsiaTheme="minorEastAsia"/>
          <w:color w:val="000000" w:themeColor="text1"/>
        </w:rPr>
        <w:t>), or if SFA is absent (data not shown)</w:t>
      </w:r>
      <w:r w:rsidR="00C27202" w:rsidRPr="005E39BB">
        <w:rPr>
          <w:rFonts w:eastAsiaTheme="minorEastAsia"/>
          <w:color w:val="000000" w:themeColor="text1"/>
        </w:rPr>
        <w:t>, the network is unable to reset to the critical point</w:t>
      </w:r>
      <w:r w:rsidRPr="005E39BB">
        <w:rPr>
          <w:rFonts w:eastAsiaTheme="minorEastAsia"/>
          <w:color w:val="000000" w:themeColor="text1"/>
        </w:rPr>
        <w:t>.  I</w:t>
      </w:r>
      <w:r w:rsidR="00DA34D4" w:rsidRPr="005E39BB">
        <w:rPr>
          <w:rFonts w:eastAsiaTheme="minorEastAsia"/>
          <w:color w:val="000000" w:themeColor="text1"/>
        </w:rPr>
        <w:t>nstead</w:t>
      </w:r>
      <w:r w:rsidRPr="005E39BB">
        <w:rPr>
          <w:rFonts w:eastAsiaTheme="minorEastAsia"/>
          <w:color w:val="000000" w:themeColor="text1"/>
        </w:rPr>
        <w:t>, it</w:t>
      </w:r>
      <w:r w:rsidR="00DA34D4" w:rsidRPr="005E39BB">
        <w:rPr>
          <w:rFonts w:eastAsiaTheme="minorEastAsia"/>
          <w:color w:val="000000" w:themeColor="text1"/>
        </w:rPr>
        <w:t xml:space="preserve"> </w:t>
      </w:r>
      <w:r w:rsidRPr="005E39BB">
        <w:rPr>
          <w:rFonts w:eastAsiaTheme="minorEastAsia"/>
          <w:color w:val="000000" w:themeColor="text1"/>
        </w:rPr>
        <w:t>settles to a fixed point or a limit cycle</w:t>
      </w:r>
      <w:r w:rsidR="00393E8C" w:rsidRPr="005E39BB">
        <w:rPr>
          <w:rFonts w:eastAsiaTheme="minorEastAsia"/>
          <w:color w:val="000000" w:themeColor="text1"/>
        </w:rPr>
        <w:t xml:space="preserve"> and exhibits qualitatively “well-behaved” </w:t>
      </w:r>
      <w:commentRangeStart w:id="45"/>
      <w:r w:rsidR="00393E8C" w:rsidRPr="005E39BB">
        <w:rPr>
          <w:rFonts w:eastAsiaTheme="minorEastAsia"/>
          <w:color w:val="000000" w:themeColor="text1"/>
        </w:rPr>
        <w:t>dynamics</w:t>
      </w:r>
      <w:commentRangeEnd w:id="45"/>
      <w:r w:rsidR="00796602">
        <w:rPr>
          <w:rStyle w:val="CommentReference"/>
        </w:rPr>
        <w:commentReference w:id="45"/>
      </w:r>
      <w:r w:rsidR="00393E8C" w:rsidRPr="005E39BB">
        <w:rPr>
          <w:rFonts w:eastAsiaTheme="minorEastAsia"/>
          <w:color w:val="000000" w:themeColor="text1"/>
        </w:rPr>
        <w:t xml:space="preserve">.  For this reason, we chose to apply a </w:t>
      </w:r>
      <w:r w:rsidR="005C7E2A">
        <w:rPr>
          <w:rFonts w:eastAsiaTheme="minorEastAsia"/>
          <w:color w:val="000000" w:themeColor="text1"/>
        </w:rPr>
        <w:t xml:space="preserve">DC </w:t>
      </w:r>
      <w:r w:rsidR="00393E8C" w:rsidRPr="005E39BB">
        <w:rPr>
          <w:rFonts w:eastAsiaTheme="minorEastAsia"/>
          <w:color w:val="000000" w:themeColor="text1"/>
        </w:rPr>
        <w:t xml:space="preserve">input of </w:t>
      </w:r>
      <m:oMath>
        <m:f>
          <m:fPr>
            <m:type m:val="lin"/>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10</m:t>
            </m:r>
          </m:den>
        </m:f>
      </m:oMath>
      <w:r w:rsidR="005C7E2A">
        <w:rPr>
          <w:rFonts w:eastAsiaTheme="minorEastAsia"/>
          <w:color w:val="000000" w:themeColor="text1"/>
        </w:rPr>
        <w:t xml:space="preserve"> </w:t>
      </w:r>
      <w:r w:rsidR="00393E8C" w:rsidRPr="005E39BB">
        <w:rPr>
          <w:rFonts w:eastAsiaTheme="minorEastAsia"/>
          <w:color w:val="000000" w:themeColor="text1"/>
        </w:rPr>
        <w:t xml:space="preserve">to </w:t>
      </w:r>
      <w:r w:rsidR="00DA2732" w:rsidRPr="005E39BB">
        <w:rPr>
          <w:rFonts w:eastAsiaTheme="minorEastAsia"/>
          <w:color w:val="000000" w:themeColor="text1"/>
        </w:rPr>
        <w:t>all neurons for figures, which can be thought of as akin to a leak current</w:t>
      </w:r>
      <w:r w:rsidR="005D4D7A" w:rsidRPr="005E39BB">
        <w:rPr>
          <w:rFonts w:eastAsiaTheme="minorEastAsia"/>
          <w:color w:val="000000" w:themeColor="text1"/>
        </w:rPr>
        <w:t xml:space="preserve">.  Alternatively, we can </w:t>
      </w:r>
      <w:r w:rsidR="003747CC" w:rsidRPr="005E39BB">
        <w:rPr>
          <w:rFonts w:eastAsiaTheme="minorEastAsia"/>
          <w:color w:val="000000" w:themeColor="text1"/>
        </w:rPr>
        <w:t xml:space="preserve">modify equation 3 </w:t>
      </w:r>
      <w:r w:rsidR="005859A5" w:rsidRPr="005E39BB">
        <w:rPr>
          <w:rFonts w:eastAsiaTheme="minorEastAsia"/>
          <w:color w:val="000000" w:themeColor="text1"/>
        </w:rPr>
        <w:t xml:space="preserve">with the addition of a </w:t>
      </w:r>
      <w:r w:rsidR="00B746E0" w:rsidRPr="005E39BB">
        <w:rPr>
          <w:rFonts w:eastAsiaTheme="minorEastAsia"/>
          <w:color w:val="000000" w:themeColor="text1"/>
        </w:rPr>
        <w:t xml:space="preserve">constant </w:t>
      </w:r>
      <w:r w:rsidR="003747CC" w:rsidRPr="005E39BB">
        <w:rPr>
          <w:rFonts w:eastAsiaTheme="minorEastAsia"/>
          <w:color w:val="000000" w:themeColor="text1"/>
        </w:rPr>
        <w:t>bias</w:t>
      </w:r>
      <w:r w:rsidR="00CF3747" w:rsidRPr="005E39BB">
        <w:rPr>
          <w:rFonts w:eastAsiaTheme="minorEastAsia"/>
          <w:color w:val="000000" w:themeColor="text1"/>
        </w:rPr>
        <w:t xml:space="preserve"> </w:t>
      </w:r>
      <m:oMath>
        <m:sSub>
          <m:sSubPr>
            <m:ctrlPr>
              <w:rPr>
                <w:rFonts w:ascii="Cambria Math" w:hAnsi="Cambria Math"/>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0</m:t>
            </m:r>
          </m:sub>
        </m:sSub>
        <m:r>
          <w:rPr>
            <w:rFonts w:ascii="Cambria Math" w:hAnsi="Cambria Math"/>
            <w:color w:val="000000" w:themeColor="text1"/>
          </w:rPr>
          <m:t>&gt;0</m:t>
        </m:r>
      </m:oMath>
      <w:r w:rsidR="005859A5" w:rsidRPr="005E39BB">
        <w:rPr>
          <w:rFonts w:eastAsiaTheme="minorEastAsia"/>
          <w:color w:val="000000" w:themeColor="text1"/>
        </w:rPr>
        <w:t xml:space="preserve"> which raises the baseline firing rate</w:t>
      </w:r>
      <w:r w:rsidR="005C7E2A">
        <w:rPr>
          <w:rFonts w:eastAsiaTheme="minorEastAsia"/>
          <w:color w:val="000000" w:themeColor="text1"/>
        </w:rPr>
        <w:t xml:space="preserve"> of each neuron towards </w:t>
      </w:r>
      <m:oMath>
        <m:sSub>
          <m:sSubPr>
            <m:ctrlPr>
              <w:rPr>
                <w:rFonts w:ascii="Cambria Math" w:hAnsi="Cambria Math"/>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0</m:t>
            </m:r>
          </m:sub>
        </m:sSub>
      </m:oMath>
      <w:r w:rsidR="005C7E2A">
        <w:rPr>
          <w:rFonts w:eastAsiaTheme="minorEastAsia"/>
          <w:color w:val="000000" w:themeColor="text1"/>
        </w:rPr>
        <w:t>, engaging STD and therefore avoiding discharges</w:t>
      </w:r>
      <w:r w:rsidR="005859A5" w:rsidRPr="005E39BB">
        <w:rPr>
          <w:rFonts w:eastAsiaTheme="minorEastAsia"/>
          <w:color w:val="000000" w:themeColor="text1"/>
        </w:rPr>
        <w:t>.</w:t>
      </w:r>
    </w:p>
    <w:p w14:paraId="24A65BDD" w14:textId="77777777" w:rsidR="00056CF1" w:rsidRPr="005E39BB" w:rsidRDefault="00056CF1" w:rsidP="003747CC">
      <w:pPr>
        <w:rPr>
          <w:rFonts w:eastAsiaTheme="minorEastAsia"/>
          <w:color w:val="000000" w:themeColor="text1"/>
        </w:rPr>
      </w:pPr>
    </w:p>
    <w:p w14:paraId="3B5A7707" w14:textId="2290BC2E" w:rsidR="00CF3747" w:rsidRPr="005E39BB" w:rsidRDefault="00000000" w:rsidP="003747CC">
      <w:pPr>
        <w:rPr>
          <w:rFonts w:eastAsiaTheme="minorEastAsia"/>
          <w:b/>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num>
            <m:den>
              <m:r>
                <w:rPr>
                  <w:rFonts w:ascii="Cambria Math" w:hAnsi="Cambria Math"/>
                  <w:color w:val="000000" w:themeColor="text1"/>
                </w:rPr>
                <m:t>dt</m:t>
              </m:r>
            </m:den>
          </m:f>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r>
                <w:rPr>
                  <w:rFonts w:ascii="Cambria Math" w:hAnsi="Cambria Math"/>
                  <w:color w:val="000000" w:themeColor="text1"/>
                </w:rPr>
                <m:t>-</m:t>
              </m:r>
              <m:sSub>
                <m:sSubPr>
                  <m:ctrlPr>
                    <w:rPr>
                      <w:rFonts w:ascii="Cambria Math" w:hAnsi="Cambria Math"/>
                      <w:b/>
                      <w:i/>
                      <w:color w:val="000000" w:themeColor="text1"/>
                    </w:rPr>
                  </m:ctrlPr>
                </m:sSubPr>
                <m:e>
                  <m:r>
                    <m:rPr>
                      <m:sty m:val="bi"/>
                    </m:rPr>
                    <w:rPr>
                      <w:rFonts w:ascii="Cambria Math" w:hAnsi="Cambria Math"/>
                      <w:color w:val="000000" w:themeColor="text1"/>
                    </w:rPr>
                    <m:t>a</m:t>
                  </m:r>
                </m:e>
                <m:sub>
                  <m:r>
                    <w:rPr>
                      <w:rFonts w:ascii="Cambria Math" w:hAnsi="Cambria Math"/>
                      <w:color w:val="000000" w:themeColor="text1"/>
                    </w:rPr>
                    <m:t>k</m:t>
                  </m:r>
                </m:sub>
              </m:sSub>
              <m:r>
                <w:rPr>
                  <w:rFonts w:ascii="Cambria Math" w:hAnsi="Cambria Math"/>
                  <w:color w:val="000000" w:themeColor="text1"/>
                </w:rPr>
                <m:t>+</m:t>
              </m:r>
              <m:r>
                <m:rPr>
                  <m:sty m:val="bi"/>
                </m:rPr>
                <w:rPr>
                  <w:rFonts w:ascii="Cambria Math" w:hAnsi="Cambria Math"/>
                  <w:color w:val="000000" w:themeColor="text1"/>
                </w:rPr>
                <m:t>r</m:t>
              </m:r>
            </m:num>
            <m:den>
              <m:sSub>
                <m:sSubPr>
                  <m:ctrlPr>
                    <w:rPr>
                      <w:rFonts w:ascii="Cambria Math" w:eastAsiaTheme="minorEastAsia" w:hAnsi="Cambria Math"/>
                      <w:i/>
                      <w:color w:val="000000" w:themeColor="text1"/>
                    </w:rPr>
                  </m:ctrlPr>
                </m:sSubPr>
                <m:e>
                  <m:r>
                    <m:rPr>
                      <m:sty m:val="bi"/>
                    </m:rPr>
                    <w:rPr>
                      <w:rFonts w:ascii="Cambria Math" w:eastAsiaTheme="minorEastAsia" w:hAnsi="Cambria Math"/>
                      <w:color w:val="000000" w:themeColor="text1"/>
                    </w:rPr>
                    <m:t>τ</m:t>
                  </m:r>
                </m:e>
                <m:sub>
                  <m:sSub>
                    <m:sSubPr>
                      <m:ctrlPr>
                        <w:rPr>
                          <w:rFonts w:ascii="Cambria Math" w:hAnsi="Cambria Math"/>
                          <w:bCs/>
                          <w:i/>
                          <w:color w:val="000000" w:themeColor="text1"/>
                        </w:rPr>
                      </m:ctrlPr>
                    </m:sSubPr>
                    <m:e>
                      <m:r>
                        <w:rPr>
                          <w:rFonts w:ascii="Cambria Math" w:hAnsi="Cambria Math"/>
                          <w:color w:val="000000" w:themeColor="text1"/>
                        </w:rPr>
                        <m:t>a</m:t>
                      </m:r>
                    </m:e>
                    <m:sub>
                      <m:r>
                        <w:rPr>
                          <w:rFonts w:ascii="Cambria Math" w:hAnsi="Cambria Math"/>
                          <w:color w:val="000000" w:themeColor="text1"/>
                        </w:rPr>
                        <m:t>k</m:t>
                      </m:r>
                    </m:sub>
                  </m:sSub>
                </m:sub>
              </m:sSub>
            </m:den>
          </m:f>
        </m:oMath>
      </m:oMathPara>
    </w:p>
    <w:p w14:paraId="3D150FB5" w14:textId="6DC110F8" w:rsidR="00056CF1" w:rsidRPr="005E39BB" w:rsidRDefault="005C7E2A" w:rsidP="00056CF1">
      <w:pPr>
        <w:jc w:val="right"/>
        <w:rPr>
          <w:rFonts w:eastAsiaTheme="minorEastAsia"/>
          <w:bCs/>
          <w:color w:val="000000" w:themeColor="text1"/>
        </w:rPr>
      </w:pPr>
      <w:r>
        <w:rPr>
          <w:rFonts w:eastAsiaTheme="minorEastAsia"/>
          <w:bCs/>
          <w:color w:val="000000" w:themeColor="text1"/>
        </w:rPr>
        <w:t>7</w:t>
      </w:r>
    </w:p>
    <w:p w14:paraId="34B59DAB" w14:textId="728DB128" w:rsidR="00213912" w:rsidRPr="005E39BB" w:rsidRDefault="006F7345" w:rsidP="006F7345">
      <w:pPr>
        <w:rPr>
          <w:rFonts w:eastAsiaTheme="minorEastAsia"/>
          <w:bCs/>
          <w:color w:val="000000" w:themeColor="text1"/>
        </w:rPr>
      </w:pPr>
      <w:r>
        <w:rPr>
          <w:rFonts w:eastAsiaTheme="minorEastAsia"/>
          <w:bCs/>
          <w:color w:val="000000" w:themeColor="text1"/>
        </w:rPr>
        <w:t xml:space="preserve">From figure 5, we can also see that external input engages STD and SFA, which can be viewed as dynamic weights and biases. </w:t>
      </w:r>
      <w:r w:rsidR="00F7570A" w:rsidRPr="005E39BB">
        <w:rPr>
          <w:rFonts w:eastAsiaTheme="minorEastAsia"/>
          <w:bCs/>
          <w:color w:val="000000" w:themeColor="text1"/>
        </w:rPr>
        <w:t xml:space="preserve">As a result, </w:t>
      </w:r>
      <w:r w:rsidR="000D3D09" w:rsidRPr="005E39BB">
        <w:rPr>
          <w:rFonts w:eastAsiaTheme="minorEastAsia"/>
          <w:bCs/>
          <w:color w:val="000000" w:themeColor="text1"/>
        </w:rPr>
        <w:t>different subnetworks become active</w:t>
      </w:r>
      <w:r>
        <w:rPr>
          <w:rFonts w:eastAsiaTheme="minorEastAsia"/>
          <w:bCs/>
          <w:color w:val="000000" w:themeColor="text1"/>
        </w:rPr>
        <w:t>, depending on the input level</w:t>
      </w:r>
      <w:r w:rsidR="004C4C9A" w:rsidRPr="005E39BB">
        <w:rPr>
          <w:rFonts w:eastAsiaTheme="minorEastAsia"/>
          <w:bCs/>
          <w:color w:val="000000" w:themeColor="text1"/>
        </w:rPr>
        <w:t>.</w:t>
      </w:r>
      <w:r>
        <w:rPr>
          <w:rFonts w:eastAsiaTheme="minorEastAsia"/>
          <w:bCs/>
          <w:color w:val="000000" w:themeColor="text1"/>
        </w:rPr>
        <w:t xml:space="preserve">  </w:t>
      </w:r>
    </w:p>
    <w:p w14:paraId="3F9B1187" w14:textId="77777777" w:rsidR="00DA563F" w:rsidRPr="005E39BB" w:rsidRDefault="00DA563F" w:rsidP="00213912">
      <w:pPr>
        <w:rPr>
          <w:rFonts w:eastAsiaTheme="minorEastAsia"/>
          <w:bCs/>
          <w:color w:val="000000" w:themeColor="text1"/>
        </w:rPr>
      </w:pPr>
    </w:p>
    <w:p w14:paraId="12B38C5C" w14:textId="2976BD88" w:rsidR="00702268" w:rsidRPr="00702268" w:rsidRDefault="00163202" w:rsidP="00C74F93">
      <w:pPr>
        <w:rPr>
          <w:b/>
          <w:bCs/>
          <w:color w:val="000000" w:themeColor="text1"/>
          <w:sz w:val="28"/>
          <w:szCs w:val="28"/>
        </w:rPr>
      </w:pPr>
      <w:r w:rsidRPr="005E39BB">
        <w:rPr>
          <w:b/>
          <w:bCs/>
          <w:color w:val="000000" w:themeColor="text1"/>
          <w:sz w:val="28"/>
          <w:szCs w:val="28"/>
        </w:rPr>
        <w:lastRenderedPageBreak/>
        <w:t>Discussion</w:t>
      </w:r>
    </w:p>
    <w:p w14:paraId="16400210" w14:textId="77777777" w:rsidR="00702268" w:rsidRDefault="00702268" w:rsidP="00C74F93">
      <w:pPr>
        <w:rPr>
          <w:color w:val="000000" w:themeColor="text1"/>
        </w:rPr>
      </w:pPr>
    </w:p>
    <w:p w14:paraId="1D47922A" w14:textId="6A280483" w:rsidR="00750DBC" w:rsidRDefault="00276602" w:rsidP="002B5B04">
      <w:pPr>
        <w:rPr>
          <w:color w:val="000000" w:themeColor="text1"/>
        </w:rPr>
      </w:pPr>
      <w:r>
        <w:rPr>
          <w:color w:val="000000" w:themeColor="text1"/>
        </w:rPr>
        <w:t xml:space="preserve">Adaptation of synaptic weights by STD and </w:t>
      </w:r>
      <w:r w:rsidR="00EF1292">
        <w:rPr>
          <w:color w:val="000000" w:themeColor="text1"/>
        </w:rPr>
        <w:t xml:space="preserve">biases by SFA regulated intrinsic gain such that a wide range of </w:t>
      </w:r>
      <w:r w:rsidR="002B5B04">
        <w:rPr>
          <w:color w:val="000000" w:themeColor="text1"/>
        </w:rPr>
        <w:t>networks</w:t>
      </w:r>
      <w:r w:rsidR="00EE07B9">
        <w:rPr>
          <w:color w:val="000000" w:themeColor="text1"/>
        </w:rPr>
        <w:t xml:space="preserve"> were stable and near the </w:t>
      </w:r>
      <w:r w:rsidR="00815F58" w:rsidRPr="00815F58">
        <w:rPr>
          <w:color w:val="000000" w:themeColor="text1"/>
        </w:rPr>
        <w:t xml:space="preserve">edge of </w:t>
      </w:r>
      <w:r w:rsidR="00EE07B9">
        <w:rPr>
          <w:color w:val="000000" w:themeColor="text1"/>
        </w:rPr>
        <w:t>chaos</w:t>
      </w:r>
      <w:r w:rsidR="002B5B04">
        <w:rPr>
          <w:color w:val="000000" w:themeColor="text1"/>
        </w:rPr>
        <w:t xml:space="preserve"> </w:t>
      </w:r>
      <w:r w:rsidR="00815F58" w:rsidRPr="00815F58">
        <w:rPr>
          <w:color w:val="000000" w:themeColor="text1"/>
        </w:rPr>
        <w:t xml:space="preserve">without explicit tuning of </w:t>
      </w:r>
      <w:commentRangeStart w:id="46"/>
      <w:r w:rsidR="00815F58" w:rsidRPr="00815F58">
        <w:rPr>
          <w:color w:val="000000" w:themeColor="text1"/>
        </w:rPr>
        <w:t>connectivity</w:t>
      </w:r>
      <w:commentRangeEnd w:id="46"/>
      <w:r w:rsidR="00E5321B">
        <w:rPr>
          <w:rStyle w:val="CommentReference"/>
        </w:rPr>
        <w:commentReference w:id="46"/>
      </w:r>
      <w:r w:rsidR="00815F58" w:rsidRPr="00815F58">
        <w:rPr>
          <w:color w:val="000000" w:themeColor="text1"/>
        </w:rPr>
        <w:t xml:space="preserve">. </w:t>
      </w:r>
      <w:r>
        <w:rPr>
          <w:color w:val="000000" w:themeColor="text1"/>
        </w:rPr>
        <w:t>B</w:t>
      </w:r>
      <w:r w:rsidR="00815F58" w:rsidRPr="00815F58">
        <w:rPr>
          <w:color w:val="000000" w:themeColor="text1"/>
        </w:rPr>
        <w:t>y stabilizing network dynamics independently of synaptic wiring, STD and SFA remove</w:t>
      </w:r>
      <w:r w:rsidR="002B5B04">
        <w:rPr>
          <w:color w:val="000000" w:themeColor="text1"/>
        </w:rPr>
        <w:t>d</w:t>
      </w:r>
      <w:r w:rsidR="00815F58" w:rsidRPr="00815F58">
        <w:rPr>
          <w:color w:val="000000" w:themeColor="text1"/>
        </w:rPr>
        <w:t xml:space="preserve"> the dual, </w:t>
      </w:r>
      <w:r w:rsidR="00EE07B9">
        <w:rPr>
          <w:color w:val="000000" w:themeColor="text1"/>
        </w:rPr>
        <w:t>and otherwise</w:t>
      </w:r>
      <w:r w:rsidR="00815F58" w:rsidRPr="00815F58">
        <w:rPr>
          <w:color w:val="000000" w:themeColor="text1"/>
        </w:rPr>
        <w:t xml:space="preserve"> conflicting, requirement</w:t>
      </w:r>
      <w:r w:rsidR="00EE07B9">
        <w:rPr>
          <w:color w:val="000000" w:themeColor="text1"/>
        </w:rPr>
        <w:t>s</w:t>
      </w:r>
      <w:r w:rsidR="00815F58" w:rsidRPr="00815F58">
        <w:rPr>
          <w:color w:val="000000" w:themeColor="text1"/>
        </w:rPr>
        <w:t xml:space="preserve"> for synaptic plasticity to both facilitate learning and maintain </w:t>
      </w:r>
      <w:r w:rsidR="00EE07B9">
        <w:rPr>
          <w:color w:val="000000" w:themeColor="text1"/>
        </w:rPr>
        <w:t>dynamical</w:t>
      </w:r>
      <w:r w:rsidR="00815F58" w:rsidRPr="00815F58">
        <w:rPr>
          <w:color w:val="000000" w:themeColor="text1"/>
        </w:rPr>
        <w:t xml:space="preserve"> stability.</w:t>
      </w:r>
      <w:r>
        <w:rPr>
          <w:color w:val="000000" w:themeColor="text1"/>
        </w:rPr>
        <w:t xml:space="preserve"> </w:t>
      </w:r>
      <w:r w:rsidR="002B5B04">
        <w:rPr>
          <w:color w:val="000000" w:themeColor="text1"/>
        </w:rPr>
        <w:t xml:space="preserve">Interestingly, we observed that </w:t>
      </w:r>
      <w:r w:rsidR="00815F58" w:rsidRPr="00815F58">
        <w:rPr>
          <w:color w:val="000000" w:themeColor="text1"/>
        </w:rPr>
        <w:t xml:space="preserve">pronounced periodic population spikes reminiscent of interictal </w:t>
      </w:r>
      <w:r w:rsidR="00957144">
        <w:rPr>
          <w:color w:val="000000" w:themeColor="text1"/>
        </w:rPr>
        <w:t xml:space="preserve">epileptiform </w:t>
      </w:r>
      <w:r w:rsidR="00815F58" w:rsidRPr="00815F58">
        <w:rPr>
          <w:color w:val="000000" w:themeColor="text1"/>
        </w:rPr>
        <w:t>discharges</w:t>
      </w:r>
      <w:r w:rsidR="00741C47">
        <w:rPr>
          <w:color w:val="000000" w:themeColor="text1"/>
        </w:rPr>
        <w:t xml:space="preserve"> </w:t>
      </w:r>
      <w:r w:rsidR="00815F58" w:rsidRPr="00815F58">
        <w:rPr>
          <w:color w:val="000000" w:themeColor="text1"/>
        </w:rPr>
        <w:t xml:space="preserve">can be </w:t>
      </w:r>
      <w:r w:rsidR="00957144">
        <w:rPr>
          <w:color w:val="000000" w:themeColor="text1"/>
        </w:rPr>
        <w:t>suppressed by</w:t>
      </w:r>
      <w:r w:rsidR="00815F58" w:rsidRPr="00815F58">
        <w:rPr>
          <w:color w:val="000000" w:themeColor="text1"/>
        </w:rPr>
        <w:t xml:space="preserve"> </w:t>
      </w:r>
      <w:commentRangeStart w:id="47"/>
      <w:r w:rsidR="00815F58" w:rsidRPr="00815F58">
        <w:rPr>
          <w:color w:val="000000" w:themeColor="text1"/>
        </w:rPr>
        <w:t>external stimulation</w:t>
      </w:r>
      <w:commentRangeEnd w:id="47"/>
      <w:r w:rsidR="003920A6">
        <w:rPr>
          <w:rStyle w:val="CommentReference"/>
        </w:rPr>
        <w:commentReference w:id="47"/>
      </w:r>
      <w:r w:rsidR="00815F58" w:rsidRPr="00815F58">
        <w:rPr>
          <w:color w:val="000000" w:themeColor="text1"/>
        </w:rPr>
        <w:t xml:space="preserve">. Importantly, </w:t>
      </w:r>
      <w:r w:rsidR="00EE07B9">
        <w:rPr>
          <w:color w:val="000000" w:themeColor="text1"/>
        </w:rPr>
        <w:t xml:space="preserve">these </w:t>
      </w:r>
      <w:r w:rsidR="002C5D80">
        <w:rPr>
          <w:color w:val="000000" w:themeColor="text1"/>
        </w:rPr>
        <w:t>findings necessitated both</w:t>
      </w:r>
      <w:r w:rsidR="00815F58" w:rsidRPr="00815F58">
        <w:rPr>
          <w:color w:val="000000" w:themeColor="text1"/>
        </w:rPr>
        <w:t xml:space="preserve"> STD and SFA, underscoring their complementary roles in </w:t>
      </w:r>
      <w:r w:rsidR="00AB75AD">
        <w:rPr>
          <w:color w:val="000000" w:themeColor="text1"/>
        </w:rPr>
        <w:t>maintaining global dynamical properties wit</w:t>
      </w:r>
      <w:r w:rsidR="00394BD8">
        <w:rPr>
          <w:color w:val="000000" w:themeColor="text1"/>
        </w:rPr>
        <w:t>hout synaptic tuning</w:t>
      </w:r>
      <w:r w:rsidR="00815F58" w:rsidRPr="00815F58">
        <w:rPr>
          <w:color w:val="000000" w:themeColor="text1"/>
        </w:rPr>
        <w:t>.</w:t>
      </w:r>
    </w:p>
    <w:p w14:paraId="54BA36A8" w14:textId="77777777" w:rsidR="002617EE" w:rsidRDefault="002617EE" w:rsidP="00C74F93">
      <w:pPr>
        <w:rPr>
          <w:color w:val="000000" w:themeColor="text1"/>
        </w:rPr>
      </w:pPr>
    </w:p>
    <w:p w14:paraId="6AB7C55B" w14:textId="722E22ED" w:rsidR="002617EE" w:rsidRDefault="002617EE" w:rsidP="00C74F93">
      <w:pPr>
        <w:rPr>
          <w:color w:val="000000" w:themeColor="text1"/>
        </w:rPr>
      </w:pPr>
      <w:r w:rsidRPr="002617EE">
        <w:rPr>
          <w:color w:val="000000" w:themeColor="text1"/>
        </w:rPr>
        <w:t xml:space="preserve">Together, STD and SFA establish a robust negative feedback control system within recurrent networks. </w:t>
      </w:r>
      <w:r w:rsidR="00664337">
        <w:rPr>
          <w:color w:val="000000" w:themeColor="text1"/>
        </w:rPr>
        <w:t>We previously found</w:t>
      </w:r>
      <w:r w:rsidR="002750B5">
        <w:rPr>
          <w:color w:val="000000" w:themeColor="text1"/>
        </w:rPr>
        <w:t xml:space="preserve"> a paradoxical effect where</w:t>
      </w:r>
      <w:r w:rsidRPr="002617EE">
        <w:rPr>
          <w:color w:val="000000" w:themeColor="text1"/>
        </w:rPr>
        <w:t xml:space="preserve"> increased </w:t>
      </w:r>
      <w:r w:rsidR="002750B5">
        <w:rPr>
          <w:color w:val="000000" w:themeColor="text1"/>
        </w:rPr>
        <w:t>stimulation of</w:t>
      </w:r>
      <w:r w:rsidR="002730F9">
        <w:rPr>
          <w:color w:val="000000" w:themeColor="text1"/>
        </w:rPr>
        <w:t xml:space="preserve"> excitatory neurons</w:t>
      </w:r>
      <w:r w:rsidR="002750B5">
        <w:rPr>
          <w:color w:val="000000" w:themeColor="text1"/>
        </w:rPr>
        <w:t xml:space="preserve"> can</w:t>
      </w:r>
      <w:r w:rsidRPr="002617EE">
        <w:rPr>
          <w:color w:val="000000" w:themeColor="text1"/>
        </w:rPr>
        <w:t xml:space="preserve"> decrease</w:t>
      </w:r>
      <w:r w:rsidR="002750B5">
        <w:rPr>
          <w:color w:val="000000" w:themeColor="text1"/>
        </w:rPr>
        <w:t xml:space="preserve"> </w:t>
      </w:r>
      <w:r w:rsidR="00133133">
        <w:rPr>
          <w:color w:val="000000" w:themeColor="text1"/>
        </w:rPr>
        <w:t>firing in feedforward networks</w:t>
      </w:r>
      <w:r w:rsidRPr="002617EE">
        <w:rPr>
          <w:color w:val="000000" w:themeColor="text1"/>
        </w:rPr>
        <w:t xml:space="preserve"> due to </w:t>
      </w:r>
      <w:r w:rsidR="002750B5">
        <w:rPr>
          <w:color w:val="000000" w:themeColor="text1"/>
        </w:rPr>
        <w:t xml:space="preserve">a </w:t>
      </w:r>
      <w:r w:rsidRPr="002617EE">
        <w:rPr>
          <w:color w:val="000000" w:themeColor="text1"/>
        </w:rPr>
        <w:t xml:space="preserve">nonlinear interactions between </w:t>
      </w:r>
      <w:r>
        <w:rPr>
          <w:color w:val="000000" w:themeColor="text1"/>
        </w:rPr>
        <w:t xml:space="preserve">input, </w:t>
      </w:r>
      <w:r w:rsidRPr="002617EE">
        <w:rPr>
          <w:color w:val="000000" w:themeColor="text1"/>
        </w:rPr>
        <w:t>STD and SFA</w:t>
      </w:r>
      <w:r w:rsidR="00856BD0">
        <w:rPr>
          <w:color w:val="000000" w:themeColor="text1"/>
        </w:rPr>
        <w:t xml:space="preserve"> </w:t>
      </w:r>
      <w:r w:rsidR="002730F9">
        <w:rPr>
          <w:color w:val="000000" w:themeColor="text1"/>
        </w:rPr>
        <w:fldChar w:fldCharType="begin"/>
      </w:r>
      <w:r w:rsidR="009F7058">
        <w:rPr>
          <w:color w:val="000000" w:themeColor="text1"/>
        </w:rPr>
        <w:instrText xml:space="preserve"> ADDIN ZOTERO_ITEM CSL_CITATION {"citationID":"K5t4x8eq","properties":{"formattedCitation":"(Lundstrom &amp; Richner, 2023)","plainCitation":"(Lundstrom &amp; Richner, 2023)","noteIndex":0},"citationItems":[{"id":4200,"uris":["http://zotero.org/users/9275/items/SJCYNL8K"],"itemData":{"id":4200,"type":"article-journal","abstract":"The relationship between macroscale electrophysiological recordings and the dynamics of underlying neural activity remains unclear. We have previously shown that low frequency EEG activity (&lt;1 Hz) is decreased at the seizure onset zone (SOZ), while higher frequency activity (1–50 Hz) is increased. These changes result in power spectral densities (PSDs) with flattened slopes near the SOZ, which are assumed to be areas of increased excitability. We wanted to understand possible mechanisms underlying PSD changes in brain regions of increased excitability. We hypothesized that these observations are consistent with changes in adaptation within the neural circuit. We developed a theoretical framework and tested the effect of adaptation mechanisms, such as spike frequency adaptation and synaptic depression, on excitability and PSDs using filter-based neural mass models and conductance-based models. We compared the contribution of single timescale adaptation and multiple timescale adaptation. We found that adaptation with multiple timescales alters the PSDs. Multiple timescales of adaptation can approximate fractional dynamics, a form of calculus related to power laws, history dependence, and non-integer order derivatives. Coupled with input changes, these dynamics changed circuit responses in unexpected ways. Increased input without synaptic depression increases broadband power. However, increased input with synaptic depression may decrease power. The effects of adaptation were most pronounced for low frequency activity (&lt; 1Hz). Increased input combined with a loss of adaptation yielded reduced low frequency activity and increased higher frequency activity, consistent with clinical EEG observations from SOZs. Spike frequency adaptation and synaptic depression, two forms of multiple timescale adaptation, affect low frequency EEG and the slope of PSDs. These neural mechanisms may underlie changes in EEG activity near the SOZ and relate to neural hyperexcitability. Neural adaptation may be evident in macroscale electrophysiological recordings and provide a window to understanding neural circuit excitability.","container-title":"PLOS Computational Biology","DOI":"10.1371/journal.pcbi.1010527","ISSN":"1553-7358","issue":"2","journalAbbreviation":"PLOS Computational Biology","language":"en","note":"publisher: Public Library of Science","page":"e1010527","source":"PLoS Journals","title":"Neural adaptation and fractional dynamics as a window to underlying neural excitability","volume":"19","author":[{"family":"Lundstrom","given":"Brian Nils"},{"family":"Richner","given":"Thomas J."}],"issued":{"date-parts":[["2023",2,21]]}}}],"schema":"https://github.com/citation-style-language/schema/raw/master/csl-citation.json"} </w:instrText>
      </w:r>
      <w:r w:rsidR="002730F9">
        <w:rPr>
          <w:color w:val="000000" w:themeColor="text1"/>
        </w:rPr>
        <w:fldChar w:fldCharType="separate"/>
      </w:r>
      <w:r w:rsidR="002730F9">
        <w:rPr>
          <w:noProof/>
          <w:color w:val="000000" w:themeColor="text1"/>
        </w:rPr>
        <w:t>(Lundstrom &amp; Richner, 2023)</w:t>
      </w:r>
      <w:r w:rsidR="002730F9">
        <w:rPr>
          <w:color w:val="000000" w:themeColor="text1"/>
        </w:rPr>
        <w:fldChar w:fldCharType="end"/>
      </w:r>
      <w:r w:rsidR="00A148E9">
        <w:rPr>
          <w:color w:val="000000" w:themeColor="text1"/>
        </w:rPr>
        <w:t xml:space="preserve">. This is </w:t>
      </w:r>
      <w:commentRangeStart w:id="48"/>
      <w:r w:rsidR="00A148E9">
        <w:rPr>
          <w:color w:val="000000" w:themeColor="text1"/>
        </w:rPr>
        <w:t>reminiscent</w:t>
      </w:r>
      <w:commentRangeEnd w:id="48"/>
      <w:r w:rsidR="00E5321B">
        <w:rPr>
          <w:rStyle w:val="CommentReference"/>
        </w:rPr>
        <w:commentReference w:id="48"/>
      </w:r>
      <w:r w:rsidR="00A148E9">
        <w:rPr>
          <w:color w:val="000000" w:themeColor="text1"/>
        </w:rPr>
        <w:t xml:space="preserve"> but distinct from the</w:t>
      </w:r>
      <w:r w:rsidR="00856BD0">
        <w:rPr>
          <w:color w:val="000000" w:themeColor="text1"/>
        </w:rPr>
        <w:t xml:space="preserve"> </w:t>
      </w:r>
      <w:r w:rsidR="002730F9">
        <w:rPr>
          <w:color w:val="000000" w:themeColor="text1"/>
        </w:rPr>
        <w:t>paradoxical</w:t>
      </w:r>
      <w:r w:rsidR="007864C0">
        <w:rPr>
          <w:color w:val="000000" w:themeColor="text1"/>
        </w:rPr>
        <w:t xml:space="preserve"> </w:t>
      </w:r>
      <w:r w:rsidR="00F9543B">
        <w:rPr>
          <w:color w:val="000000" w:themeColor="text1"/>
        </w:rPr>
        <w:t xml:space="preserve">effect </w:t>
      </w:r>
      <w:r w:rsidR="00571116">
        <w:rPr>
          <w:color w:val="000000" w:themeColor="text1"/>
        </w:rPr>
        <w:t xml:space="preserve">observed </w:t>
      </w:r>
      <w:r w:rsidR="00F9543B">
        <w:rPr>
          <w:color w:val="000000" w:themeColor="text1"/>
        </w:rPr>
        <w:t xml:space="preserve">in </w:t>
      </w:r>
      <w:r w:rsidR="002A6292" w:rsidRPr="002617EE">
        <w:rPr>
          <w:color w:val="000000" w:themeColor="text1"/>
        </w:rPr>
        <w:t>inhibitory stabilized networks</w:t>
      </w:r>
      <w:r w:rsidR="00254C0B">
        <w:rPr>
          <w:color w:val="000000" w:themeColor="text1"/>
        </w:rPr>
        <w:t xml:space="preserve"> </w:t>
      </w:r>
      <w:r w:rsidR="00495CC4">
        <w:rPr>
          <w:color w:val="000000" w:themeColor="text1"/>
        </w:rPr>
        <w:t xml:space="preserve">in which external inhibition of inhibitory neurons results in increase </w:t>
      </w:r>
      <w:r w:rsidR="00133133">
        <w:rPr>
          <w:color w:val="000000" w:themeColor="text1"/>
        </w:rPr>
        <w:t>i</w:t>
      </w:r>
      <w:r w:rsidR="00254C0B">
        <w:rPr>
          <w:color w:val="000000" w:themeColor="text1"/>
        </w:rPr>
        <w:t xml:space="preserve">nhibitory neuron firing rates, because this effect </w:t>
      </w:r>
      <w:r w:rsidR="003968A0">
        <w:rPr>
          <w:color w:val="000000" w:themeColor="text1"/>
        </w:rPr>
        <w:t xml:space="preserve">requires recurrence </w:t>
      </w:r>
      <w:r w:rsidR="00FA6980">
        <w:rPr>
          <w:color w:val="000000" w:themeColor="text1"/>
        </w:rPr>
        <w:fldChar w:fldCharType="begin"/>
      </w:r>
      <w:r w:rsidR="009F7058">
        <w:rPr>
          <w:color w:val="000000" w:themeColor="text1"/>
        </w:rPr>
        <w:instrText xml:space="preserve"> ADDIN ZOTERO_ITEM CSL_CITATION {"citationID":"DIsLrJQ1","properties":{"formattedCitation":"(M. V. Tsodyks et al., 1997; Wu &amp; Gjorgjieva, 2023)","plainCitation":"(M. V. Tsodyks et al., 1997; Wu &amp; Gjorgjieva, 2023)","noteIndex":0},"citationItems":[{"id":115,"uris":["http://zotero.org/users/9275/items/8LSEUS9W"],"itemData":{"id":115,"type":"article-journal","abstract":"The neocortex, hippocampus, and several other brain regions contain populations of excitatory principal cells with recurrent connections and strong interactions with local inhibitory interneurons. To improve our understanding of the interactions among these cell types, we modeled the dynamic behavior of this type of network, including external inputs. A surprising finding was that increasing the direct external inhibitory input to the inhibitory interneurons, without directly affecting any other part of the network, can, in some circumstances, cause the interneurons to increase their firing rates. The main prerequisite for this paradoxical response to external input is that the recurrent connections among the excitatory cells are strong enough to make the excitatory network unstable when feedback inhibition is removed. Because this requirement is met in the neocortex and several regions of the hippocampus, these observations have important implications for understanding the responses of interneurons to a variety of pharmacological and electrical manipulations. The analysis can be extended to a scenario with periodically varying external input, where it predicts a systematic relationship between the phase shift and depth of modulation for each interneuron. This prediction was tested by recording from interneurons in the CA1 region of the rat hippocampusin vivo, and the results broadly confirmed the model. These findings have further implications for the function of inhibitory and neuromodulatory circuits, which can be tested experimentally.","container-title":"Journal of Neuroscience","DOI":"10.1523/JNEUROSCI.17-11-04382.1997","ISSN":"0270-6474, 1529-2401","issue":"11","journalAbbreviation":"J. Neurosci.","language":"en","license":"Copyright © 1997 Society for Neuroscience","note":"publisher: Society for Neuroscience\nsection: Articles\nPMID: 9151754","page":"4382-4388","source":"www.jneurosci.org","title":"Paradoxical Effects of External Modulation of Inhibitory Interneurons","volume":"17","author":[{"family":"Tsodyks","given":"Misha V."},{"family":"Skaggs","given":"William E."},{"family":"Sejnowski","given":"Terrence J."},{"family":"McNaughton","given":"Bruce L."}],"issued":{"date-parts":[["1997",6,1]]}},"label":"page"},{"id":191,"uris":["http://zotero.org/users/9275/items/PKLUSG9P"],"itemData":{"id":191,"type":"article-journal","abstract":"This article is part of the Physical Review Research collection titled Physics of Neuroscience.","container-title":"Physical Review Research","DOI":"10.1103/PhysRevResearch.5.033023","issue":"3","journalAbbreviation":"Phys. Rev. Res.","note":"publisher: American Physical Society","page":"033023","source":"APS","title":"Inhibition stabilization and paradoxical effects in recurrent neural networks with short-term plasticity","volume":"5","author":[{"family":"Wu","given":"Yue Kris"},{"family":"Gjorgjieva","given":"Julijana"}],"issued":{"date-parts":[["2023",7,12]]}},"label":"page"}],"schema":"https://github.com/citation-style-language/schema/raw/master/csl-citation.json"} </w:instrText>
      </w:r>
      <w:r w:rsidR="00FA6980">
        <w:rPr>
          <w:color w:val="000000" w:themeColor="text1"/>
        </w:rPr>
        <w:fldChar w:fldCharType="separate"/>
      </w:r>
      <w:r w:rsidR="00751FF2">
        <w:rPr>
          <w:noProof/>
          <w:color w:val="000000" w:themeColor="text1"/>
        </w:rPr>
        <w:t>(M. V. Tsodyks et al., 1997; Wu &amp; Gjorgjieva, 2023)</w:t>
      </w:r>
      <w:r w:rsidR="00FA6980">
        <w:rPr>
          <w:color w:val="000000" w:themeColor="text1"/>
        </w:rPr>
        <w:fldChar w:fldCharType="end"/>
      </w:r>
      <w:r w:rsidR="00254C0B">
        <w:rPr>
          <w:color w:val="000000" w:themeColor="text1"/>
        </w:rPr>
        <w:t xml:space="preserve">.  </w:t>
      </w:r>
      <w:r w:rsidR="00277CA7">
        <w:rPr>
          <w:color w:val="000000" w:themeColor="text1"/>
        </w:rPr>
        <w:t xml:space="preserve">Therefore, we explored how STD, SFA, and external input </w:t>
      </w:r>
      <w:r w:rsidR="00BF249B">
        <w:rPr>
          <w:color w:val="000000" w:themeColor="text1"/>
        </w:rPr>
        <w:t>interact in recurrent neural networks in the current investigation.</w:t>
      </w:r>
      <w:r w:rsidR="00EC5E5D">
        <w:rPr>
          <w:color w:val="000000" w:themeColor="text1"/>
        </w:rPr>
        <w:t xml:space="preserve"> </w:t>
      </w:r>
      <w:r w:rsidR="00767F56">
        <w:rPr>
          <w:color w:val="000000" w:themeColor="text1"/>
        </w:rPr>
        <w:t>In our network</w:t>
      </w:r>
      <w:r w:rsidR="004426D8">
        <w:rPr>
          <w:color w:val="000000" w:themeColor="text1"/>
        </w:rPr>
        <w:t>,</w:t>
      </w:r>
      <w:r w:rsidR="00767F56">
        <w:rPr>
          <w:color w:val="000000" w:themeColor="text1"/>
        </w:rPr>
        <w:t xml:space="preserve"> </w:t>
      </w:r>
      <w:r w:rsidR="0055180D">
        <w:rPr>
          <w:color w:val="000000" w:themeColor="text1"/>
        </w:rPr>
        <w:t xml:space="preserve">STD and SFA </w:t>
      </w:r>
      <w:r w:rsidR="00AE1AE1">
        <w:rPr>
          <w:color w:val="000000" w:themeColor="text1"/>
        </w:rPr>
        <w:t xml:space="preserve">created a control system in which elevated excitatory firing rates </w:t>
      </w:r>
      <w:r w:rsidR="00FF68AD">
        <w:rPr>
          <w:color w:val="000000" w:themeColor="text1"/>
        </w:rPr>
        <w:t xml:space="preserve">decrease </w:t>
      </w:r>
      <w:r w:rsidR="00A47061">
        <w:rPr>
          <w:color w:val="000000" w:themeColor="text1"/>
        </w:rPr>
        <w:t>synaptic</w:t>
      </w:r>
      <w:r w:rsidR="00FF68AD">
        <w:rPr>
          <w:color w:val="000000" w:themeColor="text1"/>
        </w:rPr>
        <w:t xml:space="preserve"> efficacy and </w:t>
      </w:r>
      <w:r w:rsidR="00767F56">
        <w:rPr>
          <w:color w:val="000000" w:themeColor="text1"/>
        </w:rPr>
        <w:t>spike rate</w:t>
      </w:r>
      <w:r w:rsidR="00C6588B">
        <w:rPr>
          <w:color w:val="000000" w:themeColor="text1"/>
        </w:rPr>
        <w:t xml:space="preserve">, respectively, </w:t>
      </w:r>
      <w:r w:rsidR="00B21D43" w:rsidRPr="002617EE">
        <w:rPr>
          <w:color w:val="000000" w:themeColor="text1"/>
        </w:rPr>
        <w:t>jointly interven</w:t>
      </w:r>
      <w:r w:rsidR="00B21D43">
        <w:rPr>
          <w:color w:val="000000" w:themeColor="text1"/>
        </w:rPr>
        <w:t>ing</w:t>
      </w:r>
      <w:r w:rsidR="00B21D43" w:rsidRPr="002617EE">
        <w:rPr>
          <w:color w:val="000000" w:themeColor="text1"/>
        </w:rPr>
        <w:t xml:space="preserve"> to halt runaway excitatio</w:t>
      </w:r>
      <w:r w:rsidR="00B21D43">
        <w:rPr>
          <w:color w:val="000000" w:themeColor="text1"/>
        </w:rPr>
        <w:t xml:space="preserve">n. </w:t>
      </w:r>
      <w:r w:rsidRPr="002617EE">
        <w:rPr>
          <w:color w:val="000000" w:themeColor="text1"/>
        </w:rPr>
        <w:t>From a computational perspective, adaptive biases and weights function similarly to layer normalization techniques employed in feedforward artificial neural networks. However, in recurrent networks, there are no distinct layers; the neuron itself becomes the functional unit requiring normalization.</w:t>
      </w:r>
      <w:r w:rsidR="00DA5BBE">
        <w:rPr>
          <w:color w:val="000000" w:themeColor="text1"/>
        </w:rPr>
        <w:t xml:space="preserve">  </w:t>
      </w:r>
      <w:r w:rsidR="00681CA3">
        <w:rPr>
          <w:color w:val="000000" w:themeColor="text1"/>
        </w:rPr>
        <w:t>Chaotic and persistent activity has been studie</w:t>
      </w:r>
      <w:r w:rsidR="009E5852">
        <w:rPr>
          <w:color w:val="000000" w:themeColor="text1"/>
        </w:rPr>
        <w:t>d previously</w:t>
      </w:r>
      <w:r w:rsidR="00681CA3">
        <w:rPr>
          <w:color w:val="000000" w:themeColor="text1"/>
        </w:rPr>
        <w:t xml:space="preserve"> in r</w:t>
      </w:r>
      <w:r w:rsidR="00C71AA0">
        <w:rPr>
          <w:color w:val="000000" w:themeColor="text1"/>
        </w:rPr>
        <w:t xml:space="preserve">ecurrent neural networks with </w:t>
      </w:r>
      <w:r w:rsidRPr="002617EE">
        <w:rPr>
          <w:color w:val="000000" w:themeColor="text1"/>
        </w:rPr>
        <w:t xml:space="preserve">"dynamic synapses" </w:t>
      </w:r>
      <w:r w:rsidR="00C71AA0">
        <w:rPr>
          <w:color w:val="000000" w:themeColor="text1"/>
        </w:rPr>
        <w:t>(i.e., STD)</w:t>
      </w:r>
      <w:r w:rsidR="00751FF2">
        <w:rPr>
          <w:color w:val="000000" w:themeColor="text1"/>
        </w:rPr>
        <w:t xml:space="preserve"> </w:t>
      </w:r>
      <w:r w:rsidR="00751FF2">
        <w:rPr>
          <w:color w:val="000000" w:themeColor="text1"/>
        </w:rPr>
        <w:fldChar w:fldCharType="begin"/>
      </w:r>
      <w:r w:rsidR="009F7058">
        <w:rPr>
          <w:color w:val="000000" w:themeColor="text1"/>
        </w:rPr>
        <w:instrText xml:space="preserve"> ADDIN ZOTERO_ITEM CSL_CITATION {"citationID":"QaE6DBVt","properties":{"unsorted":true,"formattedCitation":"(Dong &amp; and Hopfield, 1992; M. Tsodyks et al., 1998; Dror &amp; Tsodyks, 2000b; Barak &amp; Tsodyks, 2007)","plainCitation":"(Dong &amp; and Hopfield, 1992; M. Tsodyks et al., 1998; Dror &amp; Tsodyks, 2000b; Barak &amp; Tsodyks, 2007)","noteIndex":0},"citationItems":[{"id":124,"uris":["http://zotero.org/users/9275/items/3GMZ4GE2"],"itemData":{"id":124,"type":"article-journal","abstract":"Two kinds of dynamic processes take place in neural networks. One involves the change with time of the activity of each neuron. The other involves the change in strength of the connections (synapses) between neurons. When a neural network is learning or developing, both processes simultaneously take place, and their dynamics interact. This interaction is particularly important in feedback networks. A Lyapunov function is developed to help understand the combined activity and synapse dynamics for a class of such adaptive networks. The methods and viewpoint are illustrated by using them to describe the development of columnar structure of orientation-selective cells in primary visual cortex. Within this model, the columnar structure originates from symmetry breaking in feedback pathways within an area of cortex, rather than feedforward pathways between areas.","container-title":"Network: Computation in Neural Systems","DOI":"10.1088/0954-898X_3_3_002","ISSN":"0954-898X","issue":"3","note":"publisher: Taylor &amp; Francis\n_eprint: https://doi.org/10.1088/0954-898X_3_3_002","page":"267-283","source":"Taylor and Francis+NEJM","title":"Dynamic properties of neural networks with adapting synapses","volume":"3","author":[{"family":"Dong","given":"Dawei W"},{"family":"Hopfield","given":"John J","non-dropping-particle":"and"}],"issued":{"date-parts":[["1992",1,1]]}},"label":"page"},{"id":22,"uris":["http://zotero.org/users/9275/items/WFK7CURP"],"itemData":{"id":22,"type":"article-journal","abstract":"Transmission across neocortical synapses depends on the frequency of presynaptic activity (Thomson &amp; Deuchars, 1994). Interpyramidal synapses in layer V exhibit fast depression of synaptic transmission, while other types of synapses exhibit facilitation of transmission. To study the role of dynamic synapses in network computation, we propose a unified phenomenological model that allows computation of the postsynaptic current generated by both types of synapses when driven by an arbitrary pattern of action potential (AP) activity in a presynaptic population. Using this formalism, we analyze different regimes of synaptic transmission and demonstrate that dynamic synapses transmit different aspects of the presynaptic activity depending on the average presynaptic frequency. The model also allows for derivation of mean-field equations, which govern the activity of large, interconnected networks. We show that the dynamics of synaptic transmission results in complex sets of regular and irregular regimes of network activity.","container-title":"Neural Computation","DOI":"10.1162/089976698300017502","ISSN":"0899-7667, 1530-888X","issue":"4","journalAbbreviation":"Neural Computation","language":"en","page":"821-835","source":"Semantic Scholar","title":"Neural Networks with Dynamic Synapses","volume":"10","author":[{"family":"Tsodyks","given":"Misha"},{"family":"Pawelzik","given":"Klaus"},{"family":"Markram","given":"Henry"}],"issued":{"date-parts":[["1998",5,1]]}},"label":"page"},{"id":177,"uris":["http://zotero.org/users/9275/items/ITWG84DD"],"itemData":{"id":177,"type":"article-journal","abstract":"We investigated the activity of localized excitatory and inhibitory populations coupled by dynamic synapses. Using numerical simulations, we analyzed the Liapunov exponents as well as fractal dimension of the network for various sets of parameters in order to find regimes of periodic and chaotic behavior. We found that chaotic behavior usually develops when external inputs are near threshold, and that chaos develops through a series of period doublings. It is robust and stable over considerable volume in parameter space. Within chaotic regimes intermittent behavior is exhibited. We investigated the average behavior of the network and shown that the response of the network is approximately linear to the excitatory input across various dynamical regimes.","container-title":"Neurocomputing","DOI":"10.1016/S0925-2312(00)00187-9","ISSN":"0925-2312","journalAbbreviation":"Neurocomputing","page":"365-370","source":"ScienceDirect","title":"Chaos in neural networks with dynamic synapses","volume":"32-33","author":[{"family":"Dror","given":"Gideon"},{"family":"Tsodyks","given":"Misha"}],"issued":{"date-parts":[["2000",6,1]]}},"label":"page"},{"id":182,"uris":["http://zotero.org/users/9275/items/FIVVANK9"],"itemData":{"id":182,"type":"article-journal","container-title":"PLoS computational biology","issue":"2","page":"e35","source":"Google Scholar","title":"Persistent activity in neural networks with dynamic synapses","volume":"3","author":[{"family":"Barak","given":"Omri"},{"family":"Tsodyks","given":"Misha"}],"issued":{"date-parts":[["2007"]]}},"label":"page"}],"schema":"https://github.com/citation-style-language/schema/raw/master/csl-citation.json"} </w:instrText>
      </w:r>
      <w:r w:rsidR="00751FF2">
        <w:rPr>
          <w:color w:val="000000" w:themeColor="text1"/>
        </w:rPr>
        <w:fldChar w:fldCharType="separate"/>
      </w:r>
      <w:r w:rsidR="00532F34">
        <w:rPr>
          <w:noProof/>
          <w:color w:val="000000" w:themeColor="text1"/>
        </w:rPr>
        <w:t>(Dong &amp; and Hopfield, 1992; M. Tsodyks et al., 1998; Dror &amp; Tsodyks, 2000b; Barak &amp; Tsodyks, 2007)</w:t>
      </w:r>
      <w:r w:rsidR="00751FF2">
        <w:rPr>
          <w:color w:val="000000" w:themeColor="text1"/>
        </w:rPr>
        <w:fldChar w:fldCharType="end"/>
      </w:r>
      <w:r w:rsidR="009E5852">
        <w:rPr>
          <w:color w:val="000000" w:themeColor="text1"/>
        </w:rPr>
        <w:t xml:space="preserve">. However, </w:t>
      </w:r>
      <w:r w:rsidR="00E41B0D">
        <w:rPr>
          <w:color w:val="000000" w:themeColor="text1"/>
        </w:rPr>
        <w:t xml:space="preserve">connectivity tuning or </w:t>
      </w:r>
      <w:r w:rsidR="009E5852">
        <w:rPr>
          <w:color w:val="000000" w:themeColor="text1"/>
        </w:rPr>
        <w:t>additional stabiliz</w:t>
      </w:r>
      <w:r w:rsidR="00E41B0D">
        <w:rPr>
          <w:color w:val="000000" w:themeColor="text1"/>
        </w:rPr>
        <w:t xml:space="preserve">ation (e.g., with SFA) seems necessary </w:t>
      </w:r>
      <w:r w:rsidR="00515070">
        <w:rPr>
          <w:color w:val="000000" w:themeColor="text1"/>
        </w:rPr>
        <w:t>to find the edge of chaos.</w:t>
      </w:r>
    </w:p>
    <w:p w14:paraId="210DE075" w14:textId="77777777" w:rsidR="00424CD6" w:rsidRDefault="00424CD6" w:rsidP="00C74F93">
      <w:pPr>
        <w:rPr>
          <w:color w:val="000000" w:themeColor="text1"/>
        </w:rPr>
      </w:pPr>
    </w:p>
    <w:p w14:paraId="4F31B890" w14:textId="5F3895C2" w:rsidR="009355F7" w:rsidRDefault="00B54188" w:rsidP="00C74F93">
      <w:pPr>
        <w:rPr>
          <w:color w:val="000000" w:themeColor="text1"/>
        </w:rPr>
      </w:pPr>
      <w:r w:rsidRPr="00B54188">
        <w:rPr>
          <w:color w:val="000000" w:themeColor="text1"/>
        </w:rPr>
        <w:t>Networks on the edge of chaos are flexible enough to be interesting but stable enough to be useful</w:t>
      </w:r>
      <w:r w:rsidR="00DB5392">
        <w:rPr>
          <w:color w:val="000000" w:themeColor="text1"/>
        </w:rPr>
        <w:t>.</w:t>
      </w:r>
      <w:r w:rsidRPr="00B54188">
        <w:rPr>
          <w:color w:val="000000" w:themeColor="text1"/>
        </w:rPr>
        <w:t xml:space="preserve"> </w:t>
      </w:r>
      <w:r w:rsidR="00583E26">
        <w:rPr>
          <w:color w:val="000000" w:themeColor="text1"/>
        </w:rPr>
        <w:t xml:space="preserve">Complexity peaks on the edge of chaos </w:t>
      </w:r>
      <w:r w:rsidR="006238D0">
        <w:rPr>
          <w:color w:val="000000" w:themeColor="text1"/>
        </w:rPr>
        <w:fldChar w:fldCharType="begin"/>
      </w:r>
      <w:r w:rsidR="009F7058">
        <w:rPr>
          <w:color w:val="000000" w:themeColor="text1"/>
        </w:rPr>
        <w:instrText xml:space="preserve"> ADDIN ZOTERO_ITEM CSL_CITATION {"citationID":"OghNtGor","properties":{"formattedCitation":"(Bertschinger &amp; Natschl\\uc0\\u228{}ger, 2004)","plainCitation":"(Bertschinger &amp; Natschläger, 2004)","noteIndex":0},"citationItems":[{"id":292,"uris":["http://zotero.org/users/9275/items/946N3L7Q"],"itemData":{"id":292,"type":"article-journal","abstract":"Depending on the connectivity, recurrent networks of simple computational units can show very different types of dynamics, ranging from totally ordered to chaotic. We analyze how the type of dynamics (ordered or chaotic) exhibited by randomly connected networks of threshold gates driven by a time-varying input signal depends on the parameters describing the distribution of the connectivity matrix. In particular, we calculate the critical boundary in parameter space where the transition from ordered to chaotic dynamics takes place. Employing a recently developed framework for analyzing real-time computations, we show that only near the critical boundary can such networks perform complex computations on time series. Hence, this result strongly supports conjectures that dynamical systems that are capable of doing complex computational tasks should operate near the edge of chaos, that is, the transition from ordered to chaotic dynamics.","container-title":"Neural Computation","DOI":"10.1162/089976604323057443","ISSN":"0899-7667","issue":"7","journalAbbreviation":"Neural Computation","page":"1413-1436","source":"Silverchair","title":"Real-Time Computation at the Edge of Chaos in Recurrent Neural Networks","volume":"16","author":[{"family":"Bertschinger","given":"Nils"},{"family":"Natschläger","given":"Thomas"}],"issued":{"date-parts":[["2004",7,1]]}}}],"schema":"https://github.com/citation-style-language/schema/raw/master/csl-citation.json"} </w:instrText>
      </w:r>
      <w:r w:rsidR="006238D0">
        <w:rPr>
          <w:color w:val="000000" w:themeColor="text1"/>
        </w:rPr>
        <w:fldChar w:fldCharType="separate"/>
      </w:r>
      <w:r w:rsidR="006238D0" w:rsidRPr="006238D0">
        <w:rPr>
          <w:rFonts w:ascii="Aptos" w:cs="Times New Roman"/>
          <w:color w:val="000000"/>
          <w:kern w:val="0"/>
        </w:rPr>
        <w:t>(Bertschinger &amp; Natschläger, 2004)</w:t>
      </w:r>
      <w:r w:rsidR="006238D0">
        <w:rPr>
          <w:color w:val="000000" w:themeColor="text1"/>
        </w:rPr>
        <w:fldChar w:fldCharType="end"/>
      </w:r>
      <w:r w:rsidR="00B06511">
        <w:rPr>
          <w:color w:val="000000" w:themeColor="text1"/>
        </w:rPr>
        <w:t xml:space="preserve">.  </w:t>
      </w:r>
      <w:r w:rsidR="00B06511" w:rsidRPr="00B06511">
        <w:rPr>
          <w:color w:val="000000" w:themeColor="text1"/>
        </w:rPr>
        <w:t xml:space="preserve">Similarly, </w:t>
      </w:r>
      <w:r w:rsidR="006C1E50">
        <w:rPr>
          <w:color w:val="000000" w:themeColor="text1"/>
        </w:rPr>
        <w:t>reservoir n</w:t>
      </w:r>
      <w:r w:rsidR="002D61FA">
        <w:rPr>
          <w:color w:val="000000" w:themeColor="text1"/>
        </w:rPr>
        <w:t>etworks achieve</w:t>
      </w:r>
      <w:r w:rsidR="00B06511" w:rsidRPr="00B06511">
        <w:rPr>
          <w:color w:val="000000" w:themeColor="text1"/>
        </w:rPr>
        <w:t xml:space="preserve"> optimal performance in terms of both information storage and transfer when positioned near</w:t>
      </w:r>
      <w:r w:rsidR="00DB5392">
        <w:rPr>
          <w:color w:val="000000" w:themeColor="text1"/>
        </w:rPr>
        <w:t xml:space="preserve"> the</w:t>
      </w:r>
      <w:r w:rsidR="00B06511" w:rsidRPr="00B06511">
        <w:rPr>
          <w:color w:val="000000" w:themeColor="text1"/>
        </w:rPr>
        <w:t xml:space="preserve"> edge</w:t>
      </w:r>
      <w:r w:rsidR="009D56C9">
        <w:rPr>
          <w:color w:val="000000" w:themeColor="text1"/>
        </w:rPr>
        <w:t xml:space="preserve"> </w:t>
      </w:r>
      <w:r w:rsidR="009D56C9">
        <w:rPr>
          <w:color w:val="000000" w:themeColor="text1"/>
        </w:rPr>
        <w:fldChar w:fldCharType="begin"/>
      </w:r>
      <w:r w:rsidR="009D08A8">
        <w:rPr>
          <w:color w:val="000000" w:themeColor="text1"/>
        </w:rPr>
        <w:instrText xml:space="preserve"> ADDIN ZOTERO_ITEM CSL_CITATION {"citationID":"IysdD5JQ","properties":{"unsorted":true,"formattedCitation":"(Maass et al., 2002; Jaeger &amp; Haas, 2004; Boedecker et al., 2012)","plainCitation":"(Maass et al., 2002; Jaeger &amp; Haas, 2004; Boedecker et al., 2012)","noteIndex":0},"citationItems":[{"id":106,"uris":["http://zotero.org/users/9275/items/Z77HZ642"],"itemData":{"id":106,"type":"article-journal","abstract":"A key challenge for neural modeling is to explain how a continuous stream of multimodal input from a rapidly changing environment can be processed by stereotypical recurrent circuits of integrate-and-fire neurons in real time. We propose a new computational model for real-time computing on time-varying input that provides an alternative to paradigms based on Turing machines or attractor neural networks. It does not require a task-dependent construction of neural circuits. Instead, it is based on principles of high-dimensional dynamical systems in combination with statistical learning theory and can be implemented on generic evolved or found recurrent circuitry. It is shown that the inherent transient dynamics of the high-dimensional dynamical system formed by a sufficiently large and heterogeneous neural circuit may serve as universal analog fading memory. Readout neurons can learn to extract in real time from the current state of such recurrent neural circuit information about current and past inputs that may be needed for diverse tasks. Stable internal states are not required for giving a stable output, since transient internal states can be transformed by readout neurons into stable target outputs due to the high dimensionality of the dynamical system. Our approach is based on a rigorous computational model, the liquid state machine, that, unlike Turing machines, does not require sequential transitions between well-defined discrete internal states. It is supported, as the Turing machine is, by rigorous mathematical results that predict universal computational power under idealized conditions, but for the biologically more realistic scenario of real-time processing of time-varying inputs. Our approach provides new perspectives for the interpretation of neural coding, the design of experiments and data analysis in neurophysiology, and the solution of problems in robotics and neurotechnology.","container-title":"Neural Computation","DOI":"10.1162/089976602760407955","ISSN":"0899-7667","issue":"11","journalAbbreviation":"Neural Comput","language":"eng","note":"PMID: 12433288","page":"2531-2560","source":"PubMed","title":"Real-time computing without stable states: a new framework for neural computation based on perturbations","title-short":"Real-time computing without stable states","volume":"14","author":[{"family":"Maass","given":"Wolfgang"},{"family":"Natschläger","given":"Thomas"},{"family":"Markram","given":"Henry"}],"issued":{"date-parts":[["2002",11]]}},"label":"page"},{"id":107,"uris":["http://zotero.org/users/9275/items/IRS4FSV2"],"itemData":{"id":107,"type":"article-journal","abstract":"We present a method for learning nonlinear systems, echo state networks (ESNs). ESNs employ artificial recurrent neural networks in a way that has recently been proposed independently as a learning mechanism in biological brains. The learning method is computationally efficient and easy to use. On a benchmark task of predicting a chaotic time series, accuracy is improved by a factor of 2400 over previous techniques. The potential for engineering applications is illustrated by equalizing a communication channel, where the signal error rate is improved by two orders of magnitude.","container-title":"Science","DOI":"10.1126/science.1091277","ISSN":"1095-9203","issue":"5667","journalAbbreviation":"Science","language":"eng","note":"PMID: 15064413","page":"78-80","source":"PubMed","title":"Harnessing nonlinearity: predicting chaotic systems and saving energy in wireless communication","title-short":"Harnessing nonlinearity","volume":"304","author":[{"family":"Jaeger","given":"Herbert"},{"family":"Haas","given":"Harald"}],"issued":{"date-parts":[["2004",4,2]]}},"label":"page"},{"id":155,"uris":["http://zotero.org/users/9275/items/9ETARB3A"],"itemData":{"id":155,"type":"article-journal","abstract":"We investigate information processing in randomly connected recurrent neural networks. It has been shown previously that the computational capabilities of these networks are maximized when the recurrent layer is close to the border between a stable and an unstable dynamics regime, the so called edge of chaos. The reasons, however, for this maximized performance are not completely understood. We adopt an information-theoretical framework and are for the first time able to quantify the computational capabilities between elements of these networks directly as they undergo the phase transition to chaos. Specifically, we present evidence that both information transfer and storage in the recurrent layer are maximized close to this phase transition, providing an explanation for why guiding the recurrent layer toward the edge of chaos is computationally useful. As a consequence, our study suggests self-organized ways of improving performance in recurrent neural networks, driven by input data. Moreover, the networks we study share important features with biological systems such as feedback connections and online computation on input streams. A key example is the cerebral cortex, which was shown to also operate close to the edge of chaos. Consequently, the behavior of model systems as studied here is likely to shed light on reasons why biological systems are tuned into this specific regime.","container-title":"Theory in Biosciences","DOI":"10.1007/s12064-011-0146-8","ISSN":"1611-7530","issue":"3","journalAbbreviation":"Theory Biosci","language":"eng","note":"PMID: 22147532","page":"205-213","source":"PubMed","title":"Information processing in echo state networks at the edge of chaos","volume":"131","author":[{"family":"Boedecker","given":"Joschka"},{"family":"Obst","given":"Oliver"},{"family":"Lizier","given":"Joseph T."},{"family":"Mayer","given":"N. Michael"},{"family":"Asada","given":"Minoru"}],"issued":{"date-parts":[["2012",9]]}},"label":"page"}],"schema":"https://github.com/citation-style-language/schema/raw/master/csl-citation.json"} </w:instrText>
      </w:r>
      <w:r w:rsidR="009D56C9">
        <w:rPr>
          <w:color w:val="000000" w:themeColor="text1"/>
        </w:rPr>
        <w:fldChar w:fldCharType="separate"/>
      </w:r>
      <w:r w:rsidR="00891889">
        <w:rPr>
          <w:noProof/>
          <w:color w:val="000000" w:themeColor="text1"/>
        </w:rPr>
        <w:t>(Maass et al., 2002; Jaeger &amp; Haas, 2004; Boedecker et al., 2012)</w:t>
      </w:r>
      <w:r w:rsidR="009D56C9">
        <w:rPr>
          <w:color w:val="000000" w:themeColor="text1"/>
        </w:rPr>
        <w:fldChar w:fldCharType="end"/>
      </w:r>
      <w:r w:rsidR="00B06511" w:rsidRPr="00B06511">
        <w:rPr>
          <w:color w:val="000000" w:themeColor="text1"/>
        </w:rPr>
        <w:t xml:space="preserve">. </w:t>
      </w:r>
      <w:r w:rsidR="00363610">
        <w:rPr>
          <w:color w:val="000000" w:themeColor="text1"/>
        </w:rPr>
        <w:t xml:space="preserve"> </w:t>
      </w:r>
      <w:r w:rsidR="00003A63" w:rsidRPr="00003A63">
        <w:rPr>
          <w:color w:val="000000" w:themeColor="text1"/>
        </w:rPr>
        <w:t xml:space="preserve">Dynamic synapses have been shown to naturally drive </w:t>
      </w:r>
      <w:r w:rsidR="00DB5392">
        <w:rPr>
          <w:color w:val="000000" w:themeColor="text1"/>
        </w:rPr>
        <w:t xml:space="preserve">spiking networks </w:t>
      </w:r>
      <w:r w:rsidR="00003A63" w:rsidRPr="00003A63">
        <w:rPr>
          <w:color w:val="000000" w:themeColor="text1"/>
        </w:rPr>
        <w:t>toward criticality, producing scale-free avalanche distributions characteristic of self-organized criticality and maximizing sensitivity to inputs</w:t>
      </w:r>
      <w:r w:rsidR="000E47FE">
        <w:rPr>
          <w:color w:val="000000" w:themeColor="text1"/>
        </w:rPr>
        <w:t xml:space="preserve"> </w:t>
      </w:r>
      <w:r w:rsidR="000E47FE">
        <w:rPr>
          <w:color w:val="000000" w:themeColor="text1"/>
        </w:rPr>
        <w:fldChar w:fldCharType="begin"/>
      </w:r>
      <w:r w:rsidR="009F7058">
        <w:rPr>
          <w:color w:val="000000" w:themeColor="text1"/>
        </w:rPr>
        <w:instrText xml:space="preserve"> ADDIN ZOTERO_ITEM CSL_CITATION {"citationID":"6ovP0u9x","properties":{"formattedCitation":"(Levina et al., 2007)","plainCitation":"(Levina et al., 2007)","noteIndex":0},"citationItems":[{"id":181,"uris":["http://zotero.org/users/9275/items/GKWQUMPK"],"itemData":{"id":181,"type":"article-journal","abstract":"Self-organized criticality1 is one of the key concepts to describe the emergence of complexity in natural systems. The concept asserts that a system self-organizes into a critical state where system observables are distributed according to a power law. Prominent examples of self-organized critical dynamics include piling of granular media2, plate tectonics3 and stick–slip motion4. Critical behaviour has been shown to bring about optimal computational capabilities5, optimal transmission6, storage of information7 and sensitivity to sensory stimuli8,9,10. In neuronal systems, the existence of critical avalanches was predicted11 and later observed experimentally6,12,13. However, whereas in the experiments generic critical avalanches were found, in the model of ref. 11 they only show up if the set of parameters is fine-tuned externally to a critical transition state. Here, we demonstrate analytically and numerically that by assuming (biologically more realistic) dynamical synapses14 in a spiking neural network, the neuronal avalanches turn from an exceptional phenomenon into a typical and robust self-organized critical behaviour, if the total resources of neurotransmitter are sufficiently large.","container-title":"Nature Physics","DOI":"10.1038/nphys758","ISSN":"1745-2481","issue":"12","journalAbbreviation":"Nature Phys","language":"en","license":"2007 Springer Nature Limited","note":"publisher: Nature Publishing Group","page":"857-860","source":"www.nature.com","title":"Dynamical synapses causing self-organized criticality in neural networks","volume":"3","author":[{"family":"Levina","given":"A."},{"family":"Herrmann","given":"J. M."},{"family":"Geisel","given":"T."}],"issued":{"date-parts":[["2007",12]]}}}],"schema":"https://github.com/citation-style-language/schema/raw/master/csl-citation.json"} </w:instrText>
      </w:r>
      <w:r w:rsidR="000E47FE">
        <w:rPr>
          <w:color w:val="000000" w:themeColor="text1"/>
        </w:rPr>
        <w:fldChar w:fldCharType="separate"/>
      </w:r>
      <w:r w:rsidR="003E7E6E">
        <w:rPr>
          <w:noProof/>
          <w:color w:val="000000" w:themeColor="text1"/>
        </w:rPr>
        <w:t>(Levina et al., 2007)</w:t>
      </w:r>
      <w:r w:rsidR="000E47FE">
        <w:rPr>
          <w:color w:val="000000" w:themeColor="text1"/>
        </w:rPr>
        <w:fldChar w:fldCharType="end"/>
      </w:r>
      <w:r w:rsidR="00003A63" w:rsidRPr="00003A63">
        <w:rPr>
          <w:color w:val="000000" w:themeColor="text1"/>
        </w:rPr>
        <w:t>. Furthermore, dynamic synapses at critical transitions significantly enhance computational capacity and memory storage, contributing to diverse and robust computational outcomes</w:t>
      </w:r>
      <w:r w:rsidR="003E7E6E">
        <w:rPr>
          <w:color w:val="000000" w:themeColor="text1"/>
        </w:rPr>
        <w:t xml:space="preserve"> </w:t>
      </w:r>
      <w:r w:rsidR="003E7E6E">
        <w:rPr>
          <w:color w:val="000000" w:themeColor="text1"/>
        </w:rPr>
        <w:fldChar w:fldCharType="begin"/>
      </w:r>
      <w:r w:rsidR="009F7058">
        <w:rPr>
          <w:color w:val="000000" w:themeColor="text1"/>
        </w:rPr>
        <w:instrText xml:space="preserve"> ADDIN ZOTERO_ITEM CSL_CITATION {"citationID":"dg41wNFw","properties":{"formattedCitation":"(Torres &amp; Kappen, 2013)","plainCitation":"(Torres &amp; Kappen, 2013)","noteIndex":0},"citationItems":[{"id":178,"uris":["http://zotero.org/users/9275/items/B5G2X35Z"],"itemData":{"id":178,"type":"article-journal","abstract":"In this paper we review our research on the effect and computational role of dynamical synapses on feed-forward and recurrent neural networks. Among others, we report on the appearance of a new class of dynamical memories which result from the destabilization of learned memory attractors. This has important consequences for dynamic information processing allowing the system to sequentially access the information stored in the memories under changing stimuli. Although storage capacity of stable memories also decreases, our study demonstrated the positive effect of synaptic facilitation to recover maximum storage capacity and to enlarge the capacity of the system for memory recall in noisy conditions. Possibly, the new dynamical behavior can be associated with the voltage transitions between up and down states observed in cortical areas in the brain. We investigated the conditions for which the permanence times in the up state are power-law distributed, which is a sign for criticality, and concluded that the experimentally observed large variability of permanence times could be explained as the result of noisy dynamic synapses with large recovery times. Finally, we report how short-term synaptic processes can transmit weak signals throughout more than one frequency range in noisy neural networks, displaying a kind of stochastic multi-resonance. This effect is due to competition between activity-dependent synaptic fluctuations (due to dynamic synapses) and the existence of neuron firing threshold which adapts to the incoming mean synaptic input.","container-title":"Frontiers in Computational Neuroscience","DOI":"10.3389/fncom.2013.00030","ISSN":"1662-5188","journalAbbreviation":"Front. Comput. Neurosci.","language":"English","note":"publisher: Frontiers","source":"Frontiers","title":"Emerging phenomena in neural networks with dynamic synapses and their computational implications","URL":"https://www.frontiersin.orghttps://www.frontiersin.org/journals/computational-neuroscience/articles/10.3389/fncom.2013.00030/full","volume":"7","author":[{"family":"Torres","given":"Joaquin J."},{"family":"Kappen","given":"Hilbert J."}],"accessed":{"date-parts":[["2025",5,7]]},"issued":{"date-parts":[["2013",4,5]]}}}],"schema":"https://github.com/citation-style-language/schema/raw/master/csl-citation.json"} </w:instrText>
      </w:r>
      <w:r w:rsidR="003E7E6E">
        <w:rPr>
          <w:color w:val="000000" w:themeColor="text1"/>
        </w:rPr>
        <w:fldChar w:fldCharType="separate"/>
      </w:r>
      <w:r w:rsidR="004D4258">
        <w:rPr>
          <w:noProof/>
          <w:color w:val="000000" w:themeColor="text1"/>
        </w:rPr>
        <w:t>(Torres &amp; Kappen, 2013)</w:t>
      </w:r>
      <w:r w:rsidR="003E7E6E">
        <w:rPr>
          <w:color w:val="000000" w:themeColor="text1"/>
        </w:rPr>
        <w:fldChar w:fldCharType="end"/>
      </w:r>
      <w:r w:rsidR="00003A63" w:rsidRPr="00003A63">
        <w:rPr>
          <w:color w:val="000000" w:themeColor="text1"/>
        </w:rPr>
        <w:t>.</w:t>
      </w:r>
      <w:r w:rsidR="008214B5">
        <w:rPr>
          <w:color w:val="000000" w:themeColor="text1"/>
        </w:rPr>
        <w:t xml:space="preserve">  </w:t>
      </w:r>
      <w:r w:rsidR="00506B84">
        <w:rPr>
          <w:color w:val="000000" w:themeColor="text1"/>
        </w:rPr>
        <w:t xml:space="preserve">However, keeping </w:t>
      </w:r>
      <w:r w:rsidR="00377D46">
        <w:rPr>
          <w:color w:val="000000" w:themeColor="text1"/>
        </w:rPr>
        <w:t xml:space="preserve">linear </w:t>
      </w:r>
      <w:r w:rsidR="00506B84">
        <w:rPr>
          <w:color w:val="000000" w:themeColor="text1"/>
        </w:rPr>
        <w:t>networks on the edge of chaos is nontrivial according to random matrix theory</w:t>
      </w:r>
      <w:r w:rsidR="004D4258">
        <w:rPr>
          <w:color w:val="000000" w:themeColor="text1"/>
        </w:rPr>
        <w:t xml:space="preserve"> </w:t>
      </w:r>
      <w:r w:rsidR="00377D46">
        <w:rPr>
          <w:color w:val="000000" w:themeColor="text1"/>
        </w:rPr>
        <w:t xml:space="preserve"> </w:t>
      </w:r>
      <w:r w:rsidR="004D4258">
        <w:rPr>
          <w:color w:val="000000" w:themeColor="text1"/>
        </w:rPr>
        <w:fldChar w:fldCharType="begin"/>
      </w:r>
      <w:r w:rsidR="009F7058">
        <w:rPr>
          <w:color w:val="000000" w:themeColor="text1"/>
        </w:rPr>
        <w:instrText xml:space="preserve"> ADDIN ZOTERO_ITEM CSL_CITATION {"citationID":"Wk1Cebwu","properties":{"formattedCitation":"(Ginibre, 1965; Girko, 1985; Rajan &amp; Abbott, 2006)","plainCitation":"(Ginibre, 1965; Girko, 1985; Rajan &amp; Abbott, 2006)","noteIndex":0},"citationItems":[{"id":130,"uris":["http://zotero.org/users/9275/items/B4PBFQLE"],"itemData":{"id":130,"type":"article-journal","abstract":"Statistical ensembles of complex, quaternion, and real matrices with Gaussian probability distribution, are studied. We determine the over</w:instrText>
      </w:r>
      <w:r w:rsidR="009F7058">
        <w:rPr>
          <w:rFonts w:ascii="Cambria Math" w:hAnsi="Cambria Math" w:cs="Cambria Math"/>
          <w:color w:val="000000" w:themeColor="text1"/>
        </w:rPr>
        <w:instrText>‐</w:instrText>
      </w:r>
      <w:r w:rsidR="009F7058">
        <w:rPr>
          <w:color w:val="000000" w:themeColor="text1"/>
        </w:rPr>
        <w:instrText xml:space="preserve">all eigenvalue distribution in these three cases (in the real case, under the restriction that all eigenvalues are real). We also determine, in the complex case, all the correlation functions of the eigenvalues, as well as their limits when the order N of the matrices becomes infinite. In particular, the limit of the eigenvalue density as N → ∞ is constant over the whole complex plane.","container-title":"Journal of Mathematical Physics","DOI":"10.1063/1.1704292","ISSN":"0022-2488","issue":"3","journalAbbreviation":"Journal of Mathematical Physics","page":"440-449","source":"Silverchair","title":"Statistical Ensembles of Complex, Quaternion, and Real Matrices","volume":"6","author":[{"family":"Ginibre","given":"Jean"}],"issued":{"date-parts":[["1965",3,1]]}},"label":"page"},{"id":128,"uris":["http://zotero.org/users/9275/items/K3I26TRH"],"itemData":{"id":128,"type":"article-journal","container-title":"Theory of Probability &amp; Its Applications","DOI":"10.1137/1129095","ISSN":"0040-585X","issue":"4","journalAbbreviation":"Theory Probab. Appl.","note":"publisher: Society for Industrial and Applied Mathematics","page":"694-706","source":"epubs.siam.org (Atypon)","title":"Circular Law","volume":"29","author":[{"family":"Girko","given":"V. L."}],"issued":{"date-parts":[["1985",1]]}},"label":"page"},{"id":4160,"uris":["http://zotero.org/users/9275/items/9C4U6T6K"],"itemData":{"id":4160,"type":"article-journal","abstract":"The dynamics of neural networks is influenced strongly by the spectrum of eigenvalues of the matrix describing their synaptic connectivity. In large networks, elements of the synaptic connectivity matrix can be chosen randomly from appropriate distributions, making results from random matrix theory highly relevant. Unfortunately, classic results on the eigenvalue spectra of random matrices do not apply to synaptic connectivity matrices because of the constraint that individual neurons are either excitatory or inhibitory. Therefore, we compute eigenvalue spectra of large random matrices with excitatory and inhibitory columns drawn from distributions with different means and equal or different variances.","container-title":"Physical Review Letters","DOI":"10.1103/PhysRevLett.97.188104","issue":"18","journalAbbreviation":"Phys. Rev. Lett.","note":"publisher: American Physical Society","page":"188104","source":"APS","title":"Eigenvalue Spectra of Random Matrices for Neural Networks","volume":"97","author":[{"family":"Rajan","given":"Kanaka"},{"family":"Abbott","given":"L. F."}],"issued":{"date-parts":[["2006",11,2]]}},"label":"page"}],"schema":"https://github.com/citation-style-language/schema/raw/master/csl-citation.json"} </w:instrText>
      </w:r>
      <w:r w:rsidR="004D4258">
        <w:rPr>
          <w:color w:val="000000" w:themeColor="text1"/>
        </w:rPr>
        <w:fldChar w:fldCharType="separate"/>
      </w:r>
      <w:r w:rsidR="00C46ECA">
        <w:rPr>
          <w:noProof/>
          <w:color w:val="000000" w:themeColor="text1"/>
        </w:rPr>
        <w:t>(Ginibre, 1965; Girko, 1985; Rajan &amp; Abbott, 2006)</w:t>
      </w:r>
      <w:r w:rsidR="004D4258">
        <w:rPr>
          <w:color w:val="000000" w:themeColor="text1"/>
        </w:rPr>
        <w:fldChar w:fldCharType="end"/>
      </w:r>
      <w:r w:rsidR="00642109">
        <w:rPr>
          <w:color w:val="000000" w:themeColor="text1"/>
        </w:rPr>
        <w:t xml:space="preserve">.  </w:t>
      </w:r>
      <w:r w:rsidR="00D47E6C">
        <w:rPr>
          <w:color w:val="000000" w:themeColor="text1"/>
        </w:rPr>
        <w:t xml:space="preserve">In our network, </w:t>
      </w:r>
      <w:r w:rsidR="00642109">
        <w:rPr>
          <w:color w:val="000000" w:themeColor="text1"/>
        </w:rPr>
        <w:t xml:space="preserve">random unbalanced networks </w:t>
      </w:r>
      <w:r w:rsidR="00BE5EE9">
        <w:rPr>
          <w:color w:val="000000" w:themeColor="text1"/>
        </w:rPr>
        <w:t xml:space="preserve">position </w:t>
      </w:r>
      <w:r w:rsidR="00642109">
        <w:rPr>
          <w:color w:val="000000" w:themeColor="text1"/>
        </w:rPr>
        <w:t>on</w:t>
      </w:r>
      <w:r w:rsidR="00BE5EE9">
        <w:rPr>
          <w:color w:val="000000" w:themeColor="text1"/>
        </w:rPr>
        <w:t>to</w:t>
      </w:r>
      <w:r w:rsidR="00642109">
        <w:rPr>
          <w:color w:val="000000" w:themeColor="text1"/>
        </w:rPr>
        <w:t xml:space="preserve"> </w:t>
      </w:r>
      <w:r w:rsidR="00642109">
        <w:rPr>
          <w:color w:val="000000" w:themeColor="text1"/>
        </w:rPr>
        <w:lastRenderedPageBreak/>
        <w:t>the edge of chaos</w:t>
      </w:r>
      <w:r w:rsidR="00BE5EE9">
        <w:rPr>
          <w:color w:val="000000" w:themeColor="text1"/>
        </w:rPr>
        <w:t xml:space="preserve"> over time</w:t>
      </w:r>
      <w:r w:rsidR="0019400E">
        <w:rPr>
          <w:color w:val="000000" w:themeColor="text1"/>
        </w:rPr>
        <w:t>,</w:t>
      </w:r>
      <w:r w:rsidR="00BE5EE9">
        <w:rPr>
          <w:color w:val="000000" w:themeColor="text1"/>
        </w:rPr>
        <w:t xml:space="preserve"> but </w:t>
      </w:r>
      <w:r w:rsidR="0019400E">
        <w:rPr>
          <w:color w:val="000000" w:themeColor="text1"/>
        </w:rPr>
        <w:t xml:space="preserve">we observed </w:t>
      </w:r>
      <w:r w:rsidR="002B11FC">
        <w:rPr>
          <w:color w:val="000000" w:themeColor="text1"/>
        </w:rPr>
        <w:t xml:space="preserve">transient </w:t>
      </w:r>
      <w:r w:rsidR="00DC7F0A">
        <w:rPr>
          <w:color w:val="000000" w:themeColor="text1"/>
        </w:rPr>
        <w:t xml:space="preserve">divergent excursions </w:t>
      </w:r>
      <w:r w:rsidR="0019400E">
        <w:rPr>
          <w:color w:val="000000" w:themeColor="text1"/>
        </w:rPr>
        <w:t xml:space="preserve">when external input changed </w:t>
      </w:r>
      <w:r w:rsidR="00BE5EE9">
        <w:rPr>
          <w:color w:val="000000" w:themeColor="text1"/>
        </w:rPr>
        <w:t xml:space="preserve">as </w:t>
      </w:r>
      <w:r w:rsidR="00DC7F0A">
        <w:rPr>
          <w:color w:val="000000" w:themeColor="text1"/>
        </w:rPr>
        <w:t>evident in the local Lyapunov exponent</w:t>
      </w:r>
      <w:r w:rsidR="00BE5EE9">
        <w:rPr>
          <w:color w:val="000000" w:themeColor="text1"/>
        </w:rPr>
        <w:t xml:space="preserve"> (</w:t>
      </w:r>
      <w:r w:rsidR="00DC7F0A">
        <w:rPr>
          <w:color w:val="000000" w:themeColor="text1"/>
        </w:rPr>
        <w:t>Fig. 2</w:t>
      </w:r>
      <w:r w:rsidR="00E8556E">
        <w:rPr>
          <w:color w:val="000000" w:themeColor="text1"/>
        </w:rPr>
        <w:t>f)</w:t>
      </w:r>
      <w:r w:rsidR="0019400E">
        <w:rPr>
          <w:color w:val="000000" w:themeColor="text1"/>
        </w:rPr>
        <w:t xml:space="preserve">. </w:t>
      </w:r>
      <w:r w:rsidR="00415C13">
        <w:rPr>
          <w:color w:val="000000" w:themeColor="text1"/>
        </w:rPr>
        <w:t>A benefit of c</w:t>
      </w:r>
      <w:r w:rsidR="0019400E">
        <w:rPr>
          <w:color w:val="000000" w:themeColor="text1"/>
        </w:rPr>
        <w:t xml:space="preserve">haos </w:t>
      </w:r>
      <w:r w:rsidR="00415C13">
        <w:rPr>
          <w:color w:val="000000" w:themeColor="text1"/>
        </w:rPr>
        <w:t>is that it spreads information across the network in a structured way</w:t>
      </w:r>
      <w:r w:rsidR="00FE60EF">
        <w:rPr>
          <w:color w:val="000000" w:themeColor="text1"/>
        </w:rPr>
        <w:t xml:space="preserve"> </w:t>
      </w:r>
      <w:r w:rsidR="0049249A">
        <w:rPr>
          <w:color w:val="000000" w:themeColor="text1"/>
        </w:rPr>
        <w:fldChar w:fldCharType="begin"/>
      </w:r>
      <w:r w:rsidR="009F7058">
        <w:rPr>
          <w:color w:val="000000" w:themeColor="text1"/>
        </w:rPr>
        <w:instrText xml:space="preserve"> ADDIN ZOTERO_ITEM CSL_CITATION {"citationID":"Tvt6NWWi","properties":{"formattedCitation":"(Lajoie et al., 2013)","plainCitation":"(Lajoie et al., 2013)","noteIndex":0},"citationItems":[{"id":479,"uris":["http://zotero.org/users/9275/items/8ZNN8K7F"],"itemData":{"id":479,"type":"article-journal","abstract":"Biological information processing is often carried out by complex networks of interconnected dynamical units. A basic question about such networks is that of reliability: If the same signal is presented many times with the network in different initial states, will the system entrain to the signal in a repeatable way? Reliability is of particular interest in neuroscience, where large, complex networks of excitatory and inhibitory cells are ubiquitous. These networks are known to autonomously produce strongly chaotic dynamics—an obvious threat to reliability. Here, we show that such chaos persists in the presence of weak and strong stimuli, but that even in the presence of chaos, intermittent periods of highly reliable spiking often coexist with unreliable activity. We elucidate the local dynamical mechanisms involved in this intermittent reliability, and investigate the relationship between this phenomenon and certain time-dependent attractors arising from the dynamics. A conclusion is that chaotic dynamics do not have to be an obstacle to precise spike responses, a fact with implications for signal coding in large networks.","container-title":"Physical Review E","DOI":"10.1103/PhysRevE.87.052901","issue":"5","journalAbbreviation":"Phys. Rev. E","note":"publisher: American Physical Society","page":"052901","source":"APS","title":"Chaos and reliability in balanced spiking networks with temporal drive","volume":"87","author":[{"family":"Lajoie","given":"Guillaume"},{"family":"Lin","given":"Kevin K."},{"family":"Shea-Brown","given":"Eric"}],"issued":{"date-parts":[["2013",5,6]]}}}],"schema":"https://github.com/citation-style-language/schema/raw/master/csl-citation.json"} </w:instrText>
      </w:r>
      <w:r w:rsidR="0049249A">
        <w:rPr>
          <w:color w:val="000000" w:themeColor="text1"/>
        </w:rPr>
        <w:fldChar w:fldCharType="separate"/>
      </w:r>
      <w:r w:rsidR="00D85966">
        <w:rPr>
          <w:noProof/>
          <w:color w:val="000000" w:themeColor="text1"/>
        </w:rPr>
        <w:t>(Lajoie et al., 2013)</w:t>
      </w:r>
      <w:r w:rsidR="0049249A">
        <w:rPr>
          <w:color w:val="000000" w:themeColor="text1"/>
        </w:rPr>
        <w:fldChar w:fldCharType="end"/>
      </w:r>
      <w:r w:rsidR="00415C13">
        <w:rPr>
          <w:color w:val="000000" w:themeColor="text1"/>
        </w:rPr>
        <w:t>. Therefore</w:t>
      </w:r>
      <w:r w:rsidR="005B0608">
        <w:rPr>
          <w:color w:val="000000" w:themeColor="text1"/>
        </w:rPr>
        <w:t>,</w:t>
      </w:r>
      <w:r w:rsidR="00415C13">
        <w:rPr>
          <w:color w:val="000000" w:themeColor="text1"/>
        </w:rPr>
        <w:t xml:space="preserve"> transient </w:t>
      </w:r>
      <w:r w:rsidR="00951942">
        <w:rPr>
          <w:color w:val="000000" w:themeColor="text1"/>
        </w:rPr>
        <w:t xml:space="preserve">divergent excursions that are temporally aligned with changing external inputs </w:t>
      </w:r>
      <w:r w:rsidR="00EF2701">
        <w:rPr>
          <w:color w:val="000000" w:themeColor="text1"/>
        </w:rPr>
        <w:t xml:space="preserve">may be a </w:t>
      </w:r>
      <w:r w:rsidR="005B0608">
        <w:rPr>
          <w:color w:val="000000" w:themeColor="text1"/>
        </w:rPr>
        <w:t>beneficial feature of our network.</w:t>
      </w:r>
    </w:p>
    <w:p w14:paraId="3F01DD8E" w14:textId="77777777" w:rsidR="00381A30" w:rsidRDefault="00381A30" w:rsidP="00C74F93">
      <w:pPr>
        <w:rPr>
          <w:color w:val="000000" w:themeColor="text1"/>
        </w:rPr>
      </w:pPr>
    </w:p>
    <w:p w14:paraId="06C30118" w14:textId="60D70981" w:rsidR="00FE30FD" w:rsidRDefault="001C0F20" w:rsidP="00C74F93">
      <w:r w:rsidRPr="001C0F20">
        <w:t>Negative feedback mechanisms such as spike frequency adaptation (SFA) and short-term synaptic depression (STD) provide stability, which in turn increases the flexibility of neural connectivity. Without these mechanisms, learning rules face a conflicting mandate to simultaneously encode new information and ensure dynamical stability, creating a significant constraint on possible learning algorithms</w:t>
      </w:r>
      <w:r w:rsidR="00F26EBB">
        <w:t xml:space="preserve"> </w:t>
      </w:r>
      <w:r w:rsidR="00820F59">
        <w:fldChar w:fldCharType="begin"/>
      </w:r>
      <w:r w:rsidR="009F7058">
        <w:instrText xml:space="preserve"> ADDIN ZOTERO_ITEM CSL_CITATION {"citationID":"VLo2rzY0","properties":{"formattedCitation":"(Zenke et al., 2017)","plainCitation":"(Zenke et al., 2017)","noteIndex":0},"citationItems":[{"id":116,"uris":["http://zotero.org/users/9275/items/ME32V8DH"],"itemData":{"id":116,"type":"article-journal","abstract":"Hebbian plasticity, a synaptic mechanism which detects and amplifies co-activity between neurons, is considered a key ingredient underlying learning and memory in the brain. However, Hebbian plasticity alone is unstable, leading to runaway neuronal activity, and therefore requires stabilization by additional compensatory processes. Traditionally, a diversity of homeostatic plasticity phenomena found in neural circuits is thought to play this role. However, recent modelling work suggests that the slow evolution of homeostatic plasticity, as observed in experiments, is insufficient to prevent instabilities originating from Hebbian plasticity. To remedy this situation, we suggest that homeostatic plasticity is complemented by additional rapid compensatory processes, which rapidly stabilize neuronal activity on short timescales.","container-title":"Current Opinion in Neurobiology","DOI":"10.1016/j.conb.2017.03.015","ISSN":"1873-6882","journalAbbreviation":"Curr Opin Neurobiol","language":"eng","note":"PMID: 28431369","page":"166-176","source":"PubMed","title":"The temporal paradox of Hebbian learning and homeostatic plasticity","volume":"43","author":[{"family":"Zenke","given":"Friedemann"},{"family":"Gerstner","given":"Wulfram"},{"family":"Ganguli","given":"Surya"}],"issued":{"date-parts":[["2017",4]]}}}],"schema":"https://github.com/citation-style-language/schema/raw/master/csl-citation.json"} </w:instrText>
      </w:r>
      <w:r w:rsidR="00820F59">
        <w:fldChar w:fldCharType="separate"/>
      </w:r>
      <w:r w:rsidR="00820F59">
        <w:rPr>
          <w:noProof/>
        </w:rPr>
        <w:t>(Zenke et al., 2017)</w:t>
      </w:r>
      <w:r w:rsidR="00820F59">
        <w:fldChar w:fldCharType="end"/>
      </w:r>
      <w:r w:rsidRPr="001C0F20">
        <w:t>. Although Hebbian plasticity inherently promotes instability through positive feedback loops, the presence of rapid compensatory processes, like STD and SFA, effectively mitigates these instabilities by acting on faster timescales than traditional homeostatic plasticity mechanisms. Consequently, SFA and STD collectively remove the need for synaptic plasticity to concurrently manage learning and stability. Long-term homeostatic plasticity mechanisms can thus focus on maintaining synaptic distributions over extended periods, decoupled from short-term dynamical constraints. This division of roles allows synaptic connectivity greater flexibility and enables evolutionarily and developmentally more diverse and robust plasticity rules</w:t>
      </w:r>
      <w:r w:rsidR="00820F59">
        <w:t xml:space="preserve"> </w:t>
      </w:r>
      <w:r w:rsidR="00820F59">
        <w:fldChar w:fldCharType="begin"/>
      </w:r>
      <w:r w:rsidR="009F7058">
        <w:instrText xml:space="preserve"> ADDIN ZOTERO_ITEM CSL_CITATION {"citationID":"WHh0v5pH","properties":{"formattedCitation":"(Baldi &amp; Sadowski, 2016; Confavreux et al., 2025)","plainCitation":"(Baldi &amp; Sadowski, 2016; Confavreux et al., 2025)","noteIndex":0},"citationItems":[{"id":117,"uris":["http://zotero.org/users/9275/items/GBRR324H"],"itemData":{"id":117,"type":"article-journal","abstract":"In a physical neural system, where storage and processing are intimately intertwined, the rules for adjusting the synaptic weights can only depend on variables that are available locally, such as the activity of the pre- and post-synaptic neurons, resulting in local learning rules. A systematic framework for studying the space of local learning rules is obtained by first specifying the nature of the local variables, and then the functional form that ties them together into each learning rule. Such a framework enables also the systematic discovery of new learning rules and exploration of relationships between learning rules and group symmetries. We study polynomial local learning rules stratified by their degree and analyze their behavior and capabilities in both linear and non-linear units and networks. Stacking local learning rules in deep feedforward networks leads to deep local learning. While deep local learning can learn interesting representations, it cannot learn complex input–output functions, even when targets are available for the top layer. Learning complex input–output functions requires local deep learning where target information is communicated to the deep layers through a backward learning channel. The nature of the communicated information about the targets and the structure of the learning channel partition the space of learning algorithms. For any learning algorithm, the capacity of the learning channel can be defined as the number of bits provided about the error gradient per weight, divided by the number of required operations per weight. We estimate the capacity associated with several learning algorithms and show that backpropagation outperforms them by simultaneously maximizing the information rate and minimizing the computational cost. This result is also shown to be true for recurrent networks, by unfolding them in time. The theory clarifies the concept of Hebbian learning, establishes the power and limitations of local learning rules, introduces the learning channel which enables a formal analysis of the optimality of backpropagation, and explains the sparsity of the space of learning rules discovered so far.","container-title":"Neural Networks","DOI":"10.1016/j.neunet.2016.07.006","ISSN":"0893-6080","journalAbbreviation":"Neural Networks","page":"51-74","source":"ScienceDirect","title":"A theory of local learning, the learning channel, and the optimality of backpropagation","volume":"83","author":[{"family":"Baldi","given":"Pierre"},{"family":"Sadowski","given":"Peter"}],"issued":{"date-parts":[["2016",11,1]]}},"label":"page"},{"id":126,"uris":["http://zotero.org/users/9275/items/VBHZKIG5"],"itemData":{"id":126,"type":"article-journal","abstract":"Synaptic plasticity is a key player in the brain’s life-long learning abilities. However, due to experimental limitations, the mechanistic link between synaptic plasticity rules and the network-level computations they enable remain opaque. Here we use evolutionary strategies (ES) to meta learn local co-active plasticity rules in large recurrent spiking networks with excitatory (E) and inhibitory (I) neurons, using parameterizations of increasing complexity. We discover rules that robustly stabilize network dynamics for all four synapse types acting in isolation (E-to-E, E-to-I, I-to-E and I-to-I). More complex functions such as familiarity detection can also be included in the search constraints. However, our meta learning strategy begins to fail for co-active rules of increasing complexity, as it is challenging to devise loss functions that effectively constrain network dynamics to plausible solutions a priori. Moreover, in line with previous work, we can find multiple degenerate solutions with identical network behaviour. As a local optimization strategy, ES provides one solution at a time and makes exploration of this degeneracy cumbersome. Regardless, we can glean the interdependecies of various plasticity parameters by considering the covariance matrix learned alongside the optimal rule with ES. Our work provides a proof of principle for the success of machine-learning-guided discovery of plasticity rules in large spiking networks, and points at the necessity of more elaborate search strategies going forward.","container-title":"PLOS Computational Biology","DOI":"10.1371/journal.pcbi.1012910","ISSN":"1553-7358","issue":"4","journalAbbreviation":"PLOS Computational Biology","language":"en","note":"publisher: Public Library of Science","page":"e1012910","source":"PLoS Journals","title":"Balancing complexity, performance and plausibility to meta learn plasticity rules in recurrent spiking networks","volume":"21","author":[{"family":"Confavreux","given":"Basile"},{"family":"Agnes","given":"Everton J."},{"family":"Zenke","given":"Friedemann"},{"family":"Sprekeler","given":"Henning"},{"family":"Vogels","given":"Tim P."}],"issued":{"date-parts":[["2025",4,24]]}},"label":"page"}],"schema":"https://github.com/citation-style-language/schema/raw/master/csl-citation.json"} </w:instrText>
      </w:r>
      <w:r w:rsidR="00820F59">
        <w:fldChar w:fldCharType="separate"/>
      </w:r>
      <w:r w:rsidR="00C74968">
        <w:rPr>
          <w:noProof/>
        </w:rPr>
        <w:t>(Baldi &amp; Sadowski, 2016; Confavreux et al., 2025)</w:t>
      </w:r>
      <w:r w:rsidR="00820F59">
        <w:fldChar w:fldCharType="end"/>
      </w:r>
      <w:r w:rsidRPr="001C0F20">
        <w:t xml:space="preserve">. Thus, SFA and STD jointly resolve the temporal paradox described by Zenke and colleagues, facilitating flexible yet stable neural </w:t>
      </w:r>
      <w:commentRangeStart w:id="49"/>
      <w:r w:rsidRPr="001C0F20">
        <w:t>dynamics</w:t>
      </w:r>
      <w:commentRangeEnd w:id="49"/>
      <w:r w:rsidR="00E5321B">
        <w:rPr>
          <w:rStyle w:val="CommentReference"/>
        </w:rPr>
        <w:commentReference w:id="49"/>
      </w:r>
      <w:r w:rsidRPr="001C0F20">
        <w:t>.</w:t>
      </w:r>
    </w:p>
    <w:p w14:paraId="099F158C" w14:textId="77777777" w:rsidR="00C15A6A" w:rsidRDefault="00C15A6A" w:rsidP="00C74F93"/>
    <w:p w14:paraId="323ADABC" w14:textId="689A8D86" w:rsidR="008C0FBE" w:rsidRDefault="00903577" w:rsidP="00C74F93">
      <w:r>
        <w:t>Developing a broader conception of excitatory-inhibitory balance that includes other forms of negative feedback and gain scaling such as SFA and STD</w:t>
      </w:r>
      <w:r w:rsidR="00126DAE">
        <w:t xml:space="preserve"> could build on pioneering </w:t>
      </w:r>
      <w:r w:rsidR="00BA04CC">
        <w:t>research</w:t>
      </w:r>
      <w:r w:rsidR="00126DAE">
        <w:t xml:space="preserve"> in epileptology</w:t>
      </w:r>
      <w:r w:rsidR="00935853">
        <w:t xml:space="preserve"> using</w:t>
      </w:r>
      <w:r w:rsidR="00126DAE">
        <w:t xml:space="preserve"> eig</w:t>
      </w:r>
      <w:r w:rsidR="000F6DBA">
        <w:t>en</w:t>
      </w:r>
      <w:r w:rsidR="00813F1A">
        <w:t xml:space="preserve"> </w:t>
      </w:r>
      <w:r w:rsidR="00935853">
        <w:t xml:space="preserve">analysis of </w:t>
      </w:r>
      <w:r w:rsidR="00813F1A">
        <w:t>patient-specific estimated</w:t>
      </w:r>
      <w:r w:rsidR="00935853">
        <w:t xml:space="preserve"> connectivity </w:t>
      </w:r>
      <w:r w:rsidR="000F6DBA">
        <w:t>to localize the seizure onset zone</w:t>
      </w:r>
      <w:r w:rsidR="00244DA2">
        <w:t xml:space="preserve"> </w:t>
      </w:r>
      <w:r w:rsidR="00813F1A">
        <w:t xml:space="preserve">and </w:t>
      </w:r>
      <w:r w:rsidR="00684B51">
        <w:t xml:space="preserve">plan </w:t>
      </w:r>
      <w:r w:rsidR="00A82E6A">
        <w:t xml:space="preserve">interventions </w:t>
      </w:r>
      <w:r w:rsidR="00244DA2">
        <w:fldChar w:fldCharType="begin"/>
      </w:r>
      <w:r w:rsidR="009F7058">
        <w:instrText xml:space="preserve"> ADDIN ZOTERO_ITEM CSL_CITATION {"citationID":"tKDcZIEd","properties":{"unsorted":true,"formattedCitation":"(Sritharan &amp; Sarma, 2014; Ehrens et al., 2015; Kamali et al., 2020; Smith et al., 2020; Li et al., 2021; Smith et al., 2022)","plainCitation":"(Sritharan &amp; Sarma, 2014; Ehrens et al., 2015; Kamali et al., 2020; Smith et al., 2020; Li et al., 2021; Smith et al., 2022)","noteIndex":0},"citationItems":[{"id":4415,"uris":["http://zotero.org/users/9275/items/BYFQYRKQ"],"itemData":{"id":4415,"type":"article-journal","abstract":"Epilepsy is a network phenomenon characterized by atypical activity at the neuronal and population levels during seizures, including tonic spiking, increased heterogeneity in spiking rates, and synchronization. The etiology of epilepsy is unclear, but a common theme among proposed mechanisms is that structural connectivity between neurons is altered. It is hypothesized that epilepsy arises not from random changes in connectivity, but from specific structural changes to the most fragile nodes or neurons in the network. In this letter, the minimum energy perturbation on functional connectivity required to destabilize linear networks is derived. Perturbation results are then applied to a probabilistic nonlinear neural network model that operates at a stable fixed point. That is, if a small stimulus is applied to the network, the activation probabilities of each neuron respond transiently but eventually recover to their baseline values. When the perturbed network is destabilized, the activation probabilities shift to larger or smaller values or oscillate when a small stimulus is applied. Finally, the structural modifications to the neural network that achieve the functional perturbation are derived. Simulations of the unperturbed and perturbed networks qualitatively reflect neuronal activity observed in epilepsy patients, suggesting that the changes in network dynamics due to destabilizing perturbations, including the emergence of an unstable manifold or a stable limit cycle, may be indicative of neuronal or population dynamics during seizure. That is, the epileptic cortex is always on the brink of instability and minute changes in the synaptic weights associated with the most fragile node can suddenly destabilize the network to cause seizures. Finally, the theory developed here and its interpretation of epileptic networks enables the design of a straightforward feedback controller that first detects when the network has destabilized and then applies linear state feedback control to steer the network back to its stable state.","container-title":"Neural Computation","DOI":"10.1162/NECO_a_00644","ISSN":"0899-7667","issue":"10","journalAbbreviation":"Neural Computation","page":"2294-2327","source":"Silverchair","title":"Fragility in Dynamic Networks: Application to Neural Networks in the Epileptic Cortex","title-short":"Fragility in Dynamic Networks","volume":"26","author":[{"family":"Sritharan","given":"Duluxan"},{"family":"Sarma","given":"Sridevi V."}],"issued":{"date-parts":[["2014",10,1]]}},"label":"page"},{"id":4253,"uris":["http://zotero.org/users/9275/items/GB3F4KHM"],"itemData":{"id":4253,"type":"article-journal","abstract":"&lt;p&gt;It has recently been proposed that the epileptic cortex is &lt;italic&gt;fragile&lt;/italic&gt; in the sense that seizures manifest through small perturbations in the synaptic connections that render the entire cortical network unstable. Closed-loop therapy could therefore entail detecting when the network goes unstable, and then stimulating with an exogenous current to stabilize the network. In this study, a non-linear stochastic model of a neuronal network was used to simulate both seizure and non-seizure activity. In particular, synaptic weights between neurons were chosen such that the network's fixed point is &lt;italic&gt;stable&lt;/italic&gt; during non-seizure periods, and a subset of these connections (the most fragile) were perturbed to make the same fixed point &lt;italic&gt;unstable&lt;/italic&gt; to model seizure events; and, the model randomly transitions between these two modes. The goal of this study was to measure spike train observations from this epileptic network and then apply a feedback controller that (i) detects when the network goes unstable, and then (ii) applies a state-feedback gain control input to the network to stabilize it. The stability detector is based on a 2-state (stable, unstable) hidden Markov model (HMM) of the network, and detects the transition from the stable mode to the unstable mode from using the firing rate of the most fragile node in the network (which is the output of the HMM). When the unstable mode is detected, a state-feedback gain is applied to generate a control input to the fragile node bringing the network back to the stable mode. Finally, when the network is detected as stable again, the feedback control input is switched off. High performance was achieved for the stability detector, and feedback control suppressed seizures within 2 s after onset.&lt;/p&gt;","container-title":"Frontiers in Neuroscience","DOI":"10.3389/fnins.2015.00058","ISSN":"1662-453X","journalAbbreviation":"Front. Neurosci.","language":"English","note":"publisher: Frontiers","source":"Frontiers","title":"Closed-loop control of a fragile network: application to seizure-like dynamics of an epilepsy model","title-short":"Closed-loop control of a fragile network","URL":"https://www.frontiersin.org/journals/neuroscience/articles/10.3389/fnins.2015.00058/full","volume":"9","author":[{"family":"Ehrens","given":"Daniel"},{"family":"Sritharan","given":"Duluxan"},{"family":"Sarma","given":"Sridevi V."}],"accessed":{"date-parts":[["2025",3,7]]},"issued":{"date-parts":[["2015",3,3]]}},"label":"page"},{"id":4081,"uris":["http://zotero.org/users/9275/items/7R53QGMM"],"itemData":{"id":4081,"type":"paper-conference","abstract":"Surgical resection of the seizure onset zone (SOZ) could potentially lead to seizure-freedom in medically refractory epilepsy patients. However, localizing the SOZ can be a time consuming and tedious process involving visual inspection of intracranial electroencephalographic (iEEG) recordings captured during passive patient monitoring. Single pulse electrical stimulation (SPES) is currently performed on patients undergoing invasive EEG monitoring for the main purposes of mapping functional brain networks such as language and motor networks. We hypothesize that evoked responses from SPES can also be used to localize the SOZ as they may express the natural frequencies and connectivity of the iEEG network. To test our hypothesis, we construct patient specific single-input multioutput transfer function models from the evoked responses recorded from five epilepsy patients that underwent SPES evaluation and iEEG monitoring. Our preliminary results suggest that the stimulation electrodes that produced the highest gain transfer functions, as measured by the H∞ norm, correspond to those electrodes clinically defined in the SOZ in successfully treated patients.","container-title":"2020 42nd Annual International Conference of the IEEE Engineering in Medicine Biology Society (EMBC)","DOI":"10.1109/EMBC44109.2020.9175954","event-title":"2020 42nd Annual International Conference of the IEEE Engineering in Medicine Biology Society (EMBC)","note":"ISSN: 2694-0604","page":"2524-2527","source":"IEEE Xplore","title":"Localizing the seizure onset zone from single pulse electrical stimulation responses using transfer function models","author":[{"family":"Kamali","given":"Golnoosh"},{"family":"Smith","given":"Rachel J."},{"family":"Hays","given":"Mark"},{"family":"Coogan","given":"Christopher"},{"family":"Crone","given":"Nathan E."},{"family":"Sarma","given":"Sridevi V."},{"family":"Kang","given":"Joon Y."}],"issued":{"date-parts":[["2020",7]]}},"label":"page"},{"id":100,"uris":["http://zotero.org/users/9275/items/ACA6E57J"],"itemData":{"id":100,"type":"paper-conference","abstract":"Surgical removal of the seizure onset zone (SOZ) in epilepsy patients is a potentially curative treatment, but the process heavily relies on accurate localization of the SOZ via visual inspection. SPES (Single-pulse electrical stimulation) is a method recently used to explore inter-areal connectivity in vivo to probe functional brain networks such as language and motor networks, and to a much lesser degree, seizure networks. We hypothesized that a dynamical quantification of the connectivity networks derived from the evoked responses induced by SPES could also be used to localize the SOZ. To test our hypothesis, we used an intracranial EEG (iEEG) data set in which five epilepsy patients underwent extensive SPES evaluation. For each patient, and for each dataset that stimulated a different pair of electrodes, we constructed a state-space model from the patient's data. Specifically, we simultaneously estimated model parameters under an exogenous pulse input to a dynamical system whose state vector consisted of the response iEEG signals. Then, the size of the reachable state space, as quantified by the maximum singular value of the reachability matrix, σmax(R), was computed and denoted as the \"largest\" network response possible when stimulating the given pair. Our results suggest high agreement between σmax(R) and clinically annotated SOZ for patients with localizable SOZs.Clinical Relevance- Our study applies dynamical systems theory to identify epileptogenic brain regions, creating a novel tool that clinicians may use in surgical planning for medically-refractory epilepsy patients.","container-title":"2020 42nd Annual International Conference of the IEEE Engineering in Medicine &amp; Biology Society (EMBC)","DOI":"10.1109/EMBC44109.2020.9176697","event-title":"2020 42nd Annual International Conference of the IEEE Engineering in Medicine &amp; Biology Society (EMBC)","note":"ISSN: 2694-0604","page":"2528-2531","source":"IEEE Xplore","title":"State-space models of evoked potentials to localize the seizure onset zone","URL":"https://ieeexplore.ieee.org/abstract/document/9176697","author":[{"family":"Smith","given":"Rachel J."},{"family":"Kamali","given":"Golnoosh"},{"family":"Hays","given":"Mark"},{"family":"Coogan","given":"Christopher G."},{"family":"Crone","given":"Nathan E."},{"family":"Sarma","given":"Sridevi V."},{"family":"Kang","given":"Joon Y."}],"accessed":{"date-parts":[["2025",3,7]]},"issued":{"date-parts":[["2020",7]]}},"label":"page"},{"id":4416,"uris":["http://zotero.org/users/9275/items/V9KDZN76"],"itemData":{"id":4416,"type":"article-journal","abstract":"Over 15 million patients with epilepsy worldwide do not respond to drugs. Successful surgical treatment requires complete removal or disconnection of the seizure onset zone (SOZ), brain region(s) where seizures originate. Unfortunately, surgical success rates vary between 30 and 70% because no clinically validated biological marker of the SOZ exists. We develop and retrospectively validate a new electroencephalogram (EEG) marker—neural fragility—in a retrospective analysis of 91 patients by using neural fragility of the annotated SOZ as a metric to predict surgical outcomes. Fragility predicts 43 out of 47 surgical failures, with an overall prediction accuracy of 76% compared with the accuracy of clinicians at 48% (successful outcomes). In failed outcomes, we identify fragile regions that were untreated. When compared to 20 EEG features proposed as SOZ markers, fragility outperformed in predictive power and interpretability, which suggests neural fragility as an EEG biomarker of the SOZ.","container-title":"Nature Neuroscience","DOI":"10.1038/s41593-021-00901-w","ISSN":"1546-1726","issue":"10","journalAbbreviation":"Nat Neurosci","language":"en","license":"2021 The Author(s), under exclusive licence to Springer Nature America, Inc.","note":"number: 10\npublisher: Nature Publishing Group","page":"1465-1474","source":"www.nature.com","title":"Neural fragility as an EEG marker of the seizure onset zone","volume":"24","author":[{"family":"Li","given":"Adam"},{"family":"Huynh","given":"Chester"},{"family":"Fitzgerald","given":"Zachary"},{"family":"Cajigas","given":"Iahn"},{"family":"Brusko","given":"Damian"},{"family":"Jagid","given":"Jonathan"},{"family":"Claudio","given":"Angel O."},{"family":"Kanner","given":"Andres M."},{"family":"Hopp","given":"Jennifer"},{"family":"Chen","given":"Stephanie"},{"family":"Haagensen","given":"Jennifer"},{"family":"Johnson","given":"Emily"},{"family":"Anderson","given":"William"},{"family":"Crone","given":"Nathan"},{"family":"Inati","given":"Sara"},{"family":"Zaghloul","given":"Kareem A."},{"family":"Bulacio","given":"Juan"},{"family":"Gonzalez-Martinez","given":"Jorge"},{"family":"Sarma","given":"Sridevi V."}],"issued":{"date-parts":[["2021",10]]}},"label":"page"},{"id":4248,"uris":["http://zotero.org/users/9275/items/768Y7R2W"],"itemData":{"id":4248,"type":"article-journal","abstract":"Successful outcomes in epilepsy surgery rely on the accurate localization of the seizure onset zone. Localizing the seizure onset zone is often a costly and time-consuming process wherein a patient undergoes intracranial EEG monitoring, and a team of clinicians wait for seizures to occur. Clinicians then analyse the intracranial EEG before each seizure onset to identify the seizure onset zone and localization accuracy increases when more seizures are captured. In this study, we develop a new approach to guide clinicians to actively elicit seizures with electrical stimulation. We propose that a brain region belongs to the seizure onset zone if a periodic stimulation at a particular frequency produces large amplitude oscillations in the intracranial EEG network that propagate seizure activity. Such responses occur when there is ‘resonance’ in the intracranial EEG network, and the resonant frequency can be detected by observing a sharp peak in the magnitude versus frequency response curve, called a Bode plot. To test our hypothesis, we analysed single-pulse electrical stimulation response data in 32 epilepsy patients undergoing intracranial EEG monitoring. For each patient and each stimulated brain region, we constructed a Bode plot by estimating a transfer function model from the intracranial EEG ‘impulse’ or single-pulse electrical stimulation response. The Bode plots were then analysed for evidence of resonance. First, we showed that when Bode plot features were used as a marker of the seizure onset zone, it distinguished successful from failed surgical outcomes with an area under the curve of 0.83, an accuracy that surpassed current methods of analysis wit</w:instrText>
      </w:r>
      <w:r w:rsidR="009F7058" w:rsidRPr="00944160">
        <w:instrText xml:space="preserve">h cortico-cortical evoked potential amplitude and cortico-cortical spectral responses. Then, we retrospectively showed that three out of five native seizures accidentally triggered in four patients during routine periodic stimulation at a given frequency corresponded to a resonant peak in the Bode plot. Last, we prospectively stimulated peak resonant frequencies gleaned from the Bode plots to elicit seizures in six patients, and this resulted in an induction of three seizures and three auras in these patients. These findings suggest neural resonance as a new biomarker of the seizure onset zone that can guide clinicians in eliciting native seizures to more quickly and accurately localize the seizure onset zone.","container-title":"Brain","DOI":"10.1093/brain/awac214","ISSN":"0006-8950","issue":"11","journalAbbreviation":"Brain","page":"3886-3900","source":"Silverchair","title":"Stimulating native seizures with neural resonance: a new approach to localize the seizure onset zone","title-short":"Stimulating native seizures with neural resonance","volume":"145","author":[{"family":"Smith","given":"Rachel J"},{"family":"Hays","given":"Mark A"},{"family":"Kamali","given":"Golnoosh"},{"family":"Coogan","given":"Christopher"},{"family":"Crone","given":"Nathan E"},{"family":"Kang","given":"Joon Y"},{"family":"Sarma","given":"Sridevi V"}],"issued":{"date-parts":[["2022",11,1]]}},"label":"page"}],"schema":"https://github.com/citation-style-language/schema/raw/master/csl-citation.json"} </w:instrText>
      </w:r>
      <w:r w:rsidR="00244DA2">
        <w:fldChar w:fldCharType="separate"/>
      </w:r>
      <w:r w:rsidR="00871B3D" w:rsidRPr="00547952">
        <w:rPr>
          <w:noProof/>
          <w:lang w:val="da-DK"/>
          <w:rPrChange w:id="50" w:author="Martynas Dervinis" w:date="2025-06-18T20:51:00Z" w16du:dateUtc="2025-06-19T01:51:00Z">
            <w:rPr>
              <w:noProof/>
            </w:rPr>
          </w:rPrChange>
        </w:rPr>
        <w:t>(Sritharan &amp; Sarma, 2014; Ehrens et al., 2015; Kamali et al., 2020; Smith et al., 2020; Li et al., 2021; Smith et al., 2022)</w:t>
      </w:r>
      <w:r w:rsidR="00244DA2">
        <w:fldChar w:fldCharType="end"/>
      </w:r>
      <w:r w:rsidR="000F6DBA" w:rsidRPr="00944160">
        <w:rPr>
          <w:lang w:val="da-DK"/>
        </w:rPr>
        <w:t xml:space="preserve">. </w:t>
      </w:r>
      <w:r w:rsidR="000738D6">
        <w:t xml:space="preserve">However, when connectivity matrices are </w:t>
      </w:r>
      <w:r w:rsidR="00D22831">
        <w:t>used as the state transition matrix of a</w:t>
      </w:r>
      <w:r w:rsidR="00871B3D">
        <w:t>n LTI</w:t>
      </w:r>
      <w:r w:rsidR="00D22831">
        <w:t xml:space="preserve"> dynamical system, connectivity entirely determines stability</w:t>
      </w:r>
      <w:r w:rsidR="004A0842">
        <w:t xml:space="preserve"> </w:t>
      </w:r>
      <w:r w:rsidR="00502FD6">
        <w:fldChar w:fldCharType="begin"/>
      </w:r>
      <w:r w:rsidR="009F7058">
        <w:instrText xml:space="preserve"> ADDIN ZOTERO_ITEM CSL_CITATION {"citationID":"YWSELriM","properties":{"formattedCitation":"(Routh, 1877)","plainCitation":"(Routh, 1877)","noteIndex":0},"citationItems":[{"id":103,"uris":["http://zotero.org/users/9275/items/NS4WD9XR"],"itemData":{"id":103,"type":"book","language":"en","note":"Google-Books-ID: TGsSAAAAIAAJ","number-of-pages":"128","publisher":"Macmillan and Company","source":"Google Books","title":"A Treatise on the Stability of a Given State of Motion: Particularly Steady Motion. Being the Essay to which the Adams Prize was Adjudged in 1877, in the University of Cambridge","title-short":"A Treatise on the Stability of a Given State of Motion","author":[{"family":"Routh","given":"Edward John"}],"issued":{"date-parts":[["1877"]]}}}],"schema":"https://github.com/citation-style-language/schema/raw/master/csl-citation.json"} </w:instrText>
      </w:r>
      <w:r w:rsidR="00502FD6">
        <w:fldChar w:fldCharType="separate"/>
      </w:r>
      <w:r w:rsidR="00871B3D">
        <w:rPr>
          <w:noProof/>
        </w:rPr>
        <w:t>(Routh, 1877)</w:t>
      </w:r>
      <w:r w:rsidR="00502FD6">
        <w:fldChar w:fldCharType="end"/>
      </w:r>
      <w:r w:rsidR="00684B51">
        <w:t>,</w:t>
      </w:r>
      <w:r w:rsidR="00CF4AC9">
        <w:t xml:space="preserve"> and this reintroduces the </w:t>
      </w:r>
      <w:r w:rsidR="00CF17B8">
        <w:t xml:space="preserve">initial </w:t>
      </w:r>
      <w:r w:rsidR="00CF4AC9">
        <w:t>motivating pro</w:t>
      </w:r>
      <w:r w:rsidR="00CF17B8">
        <w:t xml:space="preserve">blem </w:t>
      </w:r>
      <w:r w:rsidR="00B71B94">
        <w:t>for this paper</w:t>
      </w:r>
      <w:r w:rsidR="00DC3D71">
        <w:t>, highly recurrent neural networks are</w:t>
      </w:r>
      <w:r w:rsidR="000B1437">
        <w:t xml:space="preserve"> difficult to stabilize </w:t>
      </w:r>
      <w:r w:rsidR="00115E88">
        <w:t xml:space="preserve">on short timescales </w:t>
      </w:r>
      <w:r w:rsidR="00A03053">
        <w:t>with local learning rules.</w:t>
      </w:r>
      <w:r w:rsidR="00B71B94">
        <w:t xml:space="preserve"> </w:t>
      </w:r>
      <w:r w:rsidR="0050493B" w:rsidRPr="0050493B">
        <w:t>Incorporating SFA and STD, which may play crucial roles in stabilizing large recurrent networks, could enhance patient-specific models aimed at guiding epilepsy surgery and informing device implantation strategies. Moreover, our computational model demonstrates that network discharges can be effectively suppressed through stimulation, a phenomenon reminiscent of interictal epileptiform discharge (IED) suppression by</w:t>
      </w:r>
      <w:r w:rsidR="00866458">
        <w:t xml:space="preserve"> </w:t>
      </w:r>
      <w:r w:rsidR="0050493B" w:rsidRPr="0050493B">
        <w:t>stimulation observed experimentally</w:t>
      </w:r>
      <w:r w:rsidR="00866458">
        <w:t xml:space="preserve"> </w:t>
      </w:r>
      <w:r w:rsidR="00866458">
        <w:fldChar w:fldCharType="begin"/>
      </w:r>
      <w:r w:rsidR="009F7058">
        <w:instrText xml:space="preserve"> ADDIN ZOTERO_ITEM CSL_CITATION {"citationID":"IyEqgTal","properties":{"unsorted":true,"formattedCitation":"(Lundstrom et al., 2016, 2019; Gregg et al., 2025)","plainCitation":"(Lundstrom et al., 2016, 2019; Gregg et al., 2025)","noteIndex":0},"citationItems":[{"id":110,"uris":["http://zotero.org/users/9275/items/H8E9HBTA"],"itemData":{"id":110,"type":"article-journal","abstract":"Approximately 1 to 3 in 1000 people have drug-resistant focal epilepsy. Resective surgical procedures are the most effective treatments for patients with epilepsy but are not feasible when seizures originate from critical cortical areas, ie, the eloquent cortex. Despite evidence for efficacy, current approaches to focal brain stimulation rarely yield seizure-free outcomes. We report on 13 patients treated with continuous subthreshold electrical cortical stimulation, which led to the suppression of interictal epileptiform discharges (IEDs) and improvement in clinical seizures (ie, reduced frequency, with some experiencing reduced intensity and duration).","container-title":"JAMA Neurology","DOI":"10.1001/jamaneurol.2016.2857","ISSN":"2168-6149","issue":"11","journalAbbreviation":"JAMA Neurology","page":"1370-1372","source":"Silverchair","title":"Chronic Subthreshold Cortical Stimulation to Treat Focal Epilepsy","volume":"73","author":[{"family":"Lundstrom","given":"Brian Nils"},{"family":"Van Gompel","given":"Jamie"},{"family":"Britton","given":"Jeffrey"},{"family":"Nickels","given":"Katherine"},{"family":"Wetjen","given":"Nicholas"},{"family":"Worrell","given":"Gregory"},{"family":"Stead","given":"Matt"}],"issued":{"date-parts":[["2016",11,1]]}}},{"id":109,"uris":["http://zotero.org/users/9275/items/BZHXX95N"],"itemData":{"id":109,"type":"article-journal","abstract":"Focal drug-resistant epilepsy remains challenging to treat. Chronic subthreshold cortical stimulation (CSCS) offers a novel individualized treatment approa","container-title":"Brain Communications","DOI":"10.1093/braincomms/fcz010","issue":"1","journalAbbreviation":"Brain Commun","language":"en","note":"publisher: Oxford Academic","source":"academic.oup.com","title":"Chronic subthreshold cortical stimulation and stimulation-related EEG biomarkers for focal epilepsy","URL":"https://dx.doi.org/10.1093/braincomms/fcz010","volume":"1","author":[{"family":"Lundstrom","given":"Brian Nils"},{"family":"Gompel","given":"Jamie Van"},{"family":"Khadjevand","given":"Fatemeh"},{"family":"Worrell","given":"Greg"},{"family":"Stead","given":"Matt"}],"accessed":{"date-parts":[["2025",5,21]]},"issued":{"date-parts":[["2019",1,1]]}},"label":"page"},{"id":108,"uris":["http://zotero.org/users/9275/items/4HEDSJD9"],"itemData":{"id":108,"type":"article-journal","abstract":"Background:\nThe clinical effects of deep brain stimulation for neurological conditions manifest across multiple timescales, spanning seconds to months, and involve direct electrical modulation, neuroplasticity, and network reorganization. In epilepsy, the delayed effects of deep brain stimulation on seizures limit optimization. Single pulse electrical stimulation and the resulting pulse evoked potentials offer a measure network effective connectivity and excitability. This study leverages single pulse and high frequency thalamic stimulation during stereotactic electroencephalography to assess seizure network engagement, modulate network activity, and track changes in excitability and epileptiform abnormalities.\n\nMethods:\nTen individuals with drug resistant epilepsy undergoing clinical stereotactic electroencephalography were enrolled in this retrospective cohort study. Each underwent a trial of high frequency (145 Hz) thalamic stimulation. Pulse evoked potentials were acquired before and after high frequency stimulation. Baseline evoked potential root-mean-square amplitude assessed seizure network engagement, and modulation of amplitude (post high frequency stimulation versus baseline; Cohen’s d effect size) assessed change in network excitability. Interictal epileptiform discharge rates were measured by an automated classifier at baseline and during high frequency stimulation. Statistical significance was determined using paired-sample t-tests (p&lt;0.05 significance level). This study was approved by the Mayo Clinic Institutional Review Board, with informed consent obtained from all participants.\n\nResults:\nThalamic stimulation delivered for &gt;1.5 hours significantly reduced pulse evoked potential amplitudes in connected areas compared to baseline, with the degree of modulation correlated with baseline connectivity strength. Shorter stimulation durations did not induce reliable changes. High frequency stimulation immediately suppressed interictal epileptiform discharge rates in seizure networks with strong baseline thalamocortical connectivity. Pulse evoked potentials delineated the anatomical distribution of network engagement, revealing distinct patterns across thalamic subfields.\n\nConclusion:\nPulse evoked potentials and thalamic stimulation during stereotactic electroencephalography provide novel network biomarkers to evaluate target engagement and modulation of large-scale networks across acute and subacute timescales. This approach demonstrates potential for efficient, data-driven neuromodulation optimization, and a new paradigm for personalized deep brain stimulation in epilepsy.","container-title":"medRxiv","DOI":"10.1101/2024.03.03.24303480","journalAbbreviation":"medRxiv","note":"PMID: 38496621\nPMCID: PMC10942513","page":"2024.03.03.24303480","source":"PubMed Central","title":"Thalamic stimulation induced changes in network connectivity and excitability in epilepsy","author":[{"family":"Gregg","given":"Nicholas M."},{"family":"Valencia","given":"Gabriela Ojeda"},{"family":"Pridalova","given":"Tereza"},{"family":"Huang","given":"Harvey"},{"family":"Kremen","given":"Vaclav"},{"family":"Lundstrom","given":"Brian N."},{"family":"Van Gompel","given":"Jamie J."},{"family":"Miller","given":"Kai J."},{"family":"Worrell","given":"Gregory A."},{"family":"Hermes","given":"Dora"}],"issued":{"date-parts":[["2025",2,26]]}},"label":"page"}],"schema":"https://github.com/citation-style-language/schema/raw/master/csl-citation.json"} </w:instrText>
      </w:r>
      <w:r w:rsidR="00866458">
        <w:fldChar w:fldCharType="separate"/>
      </w:r>
      <w:r w:rsidR="009F6A09">
        <w:rPr>
          <w:noProof/>
        </w:rPr>
        <w:t>(Lundstrom et al., 2016, 2019; Gregg et al., 2025)</w:t>
      </w:r>
      <w:r w:rsidR="00866458">
        <w:fldChar w:fldCharType="end"/>
      </w:r>
      <w:r w:rsidR="0050493B" w:rsidRPr="0050493B">
        <w:t xml:space="preserve">. This suppression also aligns with broader findings in the literature on stimulus-dependent reduction of chaotic dynamics </w:t>
      </w:r>
      <w:r w:rsidR="00573042">
        <w:fldChar w:fldCharType="begin"/>
      </w:r>
      <w:r w:rsidR="009F7058">
        <w:instrText xml:space="preserve"> ADDIN ZOTERO_ITEM CSL_CITATION {"citationID":"VB8LGG7c","properties":{"unsorted":true,"formattedCitation":"(Rajan et al., 2010; Deco &amp; Hugues, 2012)","plainCitation":"(Rajan et al., 2010; Deco &amp; Hugues, 2012)","noteIndex":0},"citationItems":[{"id":140,"uris":["http://zotero.org/users/9275/items/UVZGXHCG"],"itemData":{"id":140,"type":"article-journal","abstract":"Neuronal activity arises from an interaction between ongoing firing generated spontaneously by neural circuits and responses driven by external stimuli. Using mean-field analysis, we ask how a neural network that intrinsically generates chaotic patterns of activity can remain sensitive to extrinsic input. We find that inputs not only drive network responses, but they also actively suppress ongoing activity, ultimately leading to a phase transition in which chaos is completely eliminated. The critical input intensity at the phase transition is a nonmonotonic function of stimulus frequency, revealing a \"resonant\" frequency at which the input is most effective at suppressing chaos even though the power spectrum of the spontaneous activity peaks at zero and falls exponentially. A prediction of our analysis is that the variance of neural responses should be most strongly suppressed at frequencies matching the range over which many sensory systems operate.","container-title":"Physical Review E","DOI":"10.1103/PhysRevE.82.011903","ISSN":"1539-3755, 1550-2376","issue":"1","journalAbbreviation":"Phys. Rev. E","language":"en","license":"http://link.aps.org/licenses/aps-default-license","page":"011903","source":"Semantic Scholar","title":"Stimulus-dependent suppression of chaos in recurrent neural networks","volume":"82","author":[{"family":"Rajan","given":"Kanaka"},{"family":"Abbott","given":"L. F."},{"family":"Sompolinsky","given":"Haim"}],"issued":{"date-parts":[["2010",7,7]]}},"label":"page"},{"id":139,"uris":["http://zotero.org/users/9275/items/9PFY3QQ6"],"itemData":{"id":139,"type":"article-journal","abstract":"It is well established that the variability of the neural activity across trials, as measured by the Fano factor, is elevated. This fact poses limits on information encoding by the neural activity. However, a series of recent neurophysiological experiments have changed this traditional view. Single cell recordings across a variety of species, brain areas, brain states and stimulus conditions demonstrate a remarkable reduction of the neural variability when an external stimulation is applied and when attention is allocated towards a stimulus within a neuron's receptive field, suggesting an enhancement of information encoding. Using an heterogeneously connected neural network model whose dynamics exhibits multiple attractors, we demonstrate here how this variability reduction can arise from a network effect. In the spontaneous state, we show that the high degree of neural variability is mainly due to fluctuation-driven excursions from attractor to attractor. This occurs when, in the parameter space, the network working point is around the bifurcation allowing multistable attractors. The application of an external excitatory drive by stimulation or attention stabilizes one specific attractor, eliminating in this way the transitions between the different attractors and resulting in a net decrease in neural variability over trials. Importantly, non-responsive neurons also exhibit a reduction of variability. Finally, this reduced variability is found to arise from an increased regularity of the neural spike trains. In conclusion, these results suggest that the variability reduction under stimulation and attention is a property of neural circuits.","container-title":"PLoS Computational Biology","DOI":"10.1371/journal.pcbi.1002395","ISSN":"1553-7358","issue":"3","journalAbbreviation":"PLoS Comput Biol","language":"en","page":"e1002395","source":"Semantic Scholar","title":"Neural Network Mechanisms Underlying Stimulus Driven Variability Reduction","volume":"8","author":[{"family":"Deco","given":"Gustavo"},{"family":"Hugues","given":"Etienne"}],"editor":[{"family":"Behrens","given":"Tim"}],"issued":{"date-parts":[["2012",3,29]]}},"label":"page"}],"schema":"https://github.com/citation-style-language/schema/raw/master/csl-citation.json"} </w:instrText>
      </w:r>
      <w:r w:rsidR="00573042">
        <w:fldChar w:fldCharType="separate"/>
      </w:r>
      <w:r w:rsidR="008660A6">
        <w:rPr>
          <w:noProof/>
        </w:rPr>
        <w:t>(Rajan et al., 2010; Deco &amp; Hugues, 2012)</w:t>
      </w:r>
      <w:r w:rsidR="00573042">
        <w:fldChar w:fldCharType="end"/>
      </w:r>
      <w:r w:rsidR="0019100C">
        <w:t>.  Perhaps</w:t>
      </w:r>
      <w:r w:rsidR="0050493B" w:rsidRPr="0050493B">
        <w:t xml:space="preserve"> targeted stimulation protocols could be utilized to probe and quantify adaptive neural dynamics directly in patients</w:t>
      </w:r>
      <w:r w:rsidR="000D450F">
        <w:t xml:space="preserve"> with neurological conditions involving </w:t>
      </w:r>
      <w:r w:rsidR="000E5F6A">
        <w:t xml:space="preserve">hyperexcitability.  </w:t>
      </w:r>
    </w:p>
    <w:p w14:paraId="5B2F6104" w14:textId="77777777" w:rsidR="000E5F6A" w:rsidRDefault="000E5F6A" w:rsidP="00C74F93"/>
    <w:p w14:paraId="64328CFF" w14:textId="210AC563" w:rsidR="000E5F6A" w:rsidRPr="00B17509" w:rsidRDefault="000E5F6A" w:rsidP="00C74F93">
      <w:r>
        <w:lastRenderedPageBreak/>
        <w:t xml:space="preserve">In conclusion, adaptation of </w:t>
      </w:r>
      <w:r w:rsidR="00156EE7">
        <w:t>weights and biases by STD and SFA, keep a wide range of unbalanced neural networks</w:t>
      </w:r>
      <w:r w:rsidR="00F558F2">
        <w:t xml:space="preserve"> stable and near </w:t>
      </w:r>
      <w:r w:rsidR="00156EE7">
        <w:t>the edge of chaos.</w:t>
      </w:r>
      <w:r w:rsidR="008F2D4C">
        <w:t xml:space="preserve">  </w:t>
      </w:r>
    </w:p>
    <w:p w14:paraId="179A38AF" w14:textId="77777777" w:rsidR="008C0FBE" w:rsidRPr="005E39BB" w:rsidRDefault="008C0FBE" w:rsidP="00C74F93">
      <w:pPr>
        <w:rPr>
          <w:color w:val="000000" w:themeColor="text1"/>
        </w:rPr>
      </w:pPr>
    </w:p>
    <w:p w14:paraId="6D44E897" w14:textId="5F5B4C15" w:rsidR="00163202" w:rsidRPr="005E39BB" w:rsidRDefault="00163202" w:rsidP="00C74F93">
      <w:pPr>
        <w:rPr>
          <w:b/>
          <w:bCs/>
          <w:color w:val="000000" w:themeColor="text1"/>
          <w:sz w:val="28"/>
          <w:szCs w:val="28"/>
        </w:rPr>
      </w:pPr>
      <w:r w:rsidRPr="005E39BB">
        <w:rPr>
          <w:b/>
          <w:bCs/>
          <w:color w:val="000000" w:themeColor="text1"/>
          <w:sz w:val="28"/>
          <w:szCs w:val="28"/>
        </w:rPr>
        <w:t>References</w:t>
      </w:r>
    </w:p>
    <w:p w14:paraId="2779DFBC" w14:textId="77777777" w:rsidR="00545276" w:rsidRPr="005E39BB" w:rsidRDefault="00545276" w:rsidP="00C74F93">
      <w:pPr>
        <w:rPr>
          <w:color w:val="000000" w:themeColor="text1"/>
        </w:rPr>
      </w:pPr>
    </w:p>
    <w:p w14:paraId="37EBC4A4" w14:textId="77777777" w:rsidR="009D08A8" w:rsidRPr="009D08A8" w:rsidRDefault="00545276" w:rsidP="009D08A8">
      <w:pPr>
        <w:pStyle w:val="Bibliography"/>
      </w:pPr>
      <w:r w:rsidRPr="005E39BB">
        <w:fldChar w:fldCharType="begin"/>
      </w:r>
      <w:r w:rsidR="009B4A73">
        <w:instrText xml:space="preserve"> ADDIN ZOTERO_BIBL {"uncited":[],"omitted":[],"custom":[]} CSL_BIBLIOGRAPHY </w:instrText>
      </w:r>
      <w:r w:rsidRPr="005E39BB">
        <w:fldChar w:fldCharType="separate"/>
      </w:r>
      <w:r w:rsidR="009D08A8" w:rsidRPr="009D08A8">
        <w:t xml:space="preserve">Abbott, L. F., Varela, J. A., Sen, K., &amp; Nelson, S. B. (1997). Synaptic Depression and Cortical Gain Control. </w:t>
      </w:r>
      <w:r w:rsidR="009D08A8" w:rsidRPr="009D08A8">
        <w:rPr>
          <w:i/>
          <w:iCs/>
        </w:rPr>
        <w:t>Science</w:t>
      </w:r>
      <w:r w:rsidR="009D08A8" w:rsidRPr="009D08A8">
        <w:t xml:space="preserve">, </w:t>
      </w:r>
      <w:r w:rsidR="009D08A8" w:rsidRPr="009D08A8">
        <w:rPr>
          <w:i/>
          <w:iCs/>
        </w:rPr>
        <w:t>275</w:t>
      </w:r>
      <w:r w:rsidR="009D08A8" w:rsidRPr="009D08A8">
        <w:t>(5297), 221–224. https://doi.org/10.1126/science.275.5297.221</w:t>
      </w:r>
    </w:p>
    <w:p w14:paraId="6AE399B2" w14:textId="77777777" w:rsidR="009D08A8" w:rsidRPr="009D08A8" w:rsidRDefault="009D08A8" w:rsidP="009D08A8">
      <w:pPr>
        <w:pStyle w:val="Bibliography"/>
      </w:pPr>
      <w:r w:rsidRPr="009D08A8">
        <w:t xml:space="preserve">Baldi, P., &amp; Sadowski, P. (2016). A theory of local learning, the learning channel, and the optimality of backpropagation. </w:t>
      </w:r>
      <w:r w:rsidRPr="009D08A8">
        <w:rPr>
          <w:i/>
          <w:iCs/>
        </w:rPr>
        <w:t>Neural Networks</w:t>
      </w:r>
      <w:r w:rsidRPr="009D08A8">
        <w:t xml:space="preserve">, </w:t>
      </w:r>
      <w:r w:rsidRPr="009D08A8">
        <w:rPr>
          <w:i/>
          <w:iCs/>
        </w:rPr>
        <w:t>83</w:t>
      </w:r>
      <w:r w:rsidRPr="009D08A8">
        <w:t>, 51–74. https://doi.org/10.1016/j.neunet.2016.07.006</w:t>
      </w:r>
    </w:p>
    <w:p w14:paraId="388C44DD" w14:textId="77777777" w:rsidR="009D08A8" w:rsidRPr="009D08A8" w:rsidRDefault="009D08A8" w:rsidP="009D08A8">
      <w:pPr>
        <w:pStyle w:val="Bibliography"/>
      </w:pPr>
      <w:r w:rsidRPr="009D08A8">
        <w:t xml:space="preserve">Barak, O., &amp; </w:t>
      </w:r>
      <w:proofErr w:type="spellStart"/>
      <w:r w:rsidRPr="009D08A8">
        <w:t>Tsodyks</w:t>
      </w:r>
      <w:proofErr w:type="spellEnd"/>
      <w:r w:rsidRPr="009D08A8">
        <w:t xml:space="preserve">, M. (2007). Persistent activity in neural networks with dynamic synapses. </w:t>
      </w:r>
      <w:proofErr w:type="spellStart"/>
      <w:r w:rsidRPr="009D08A8">
        <w:rPr>
          <w:i/>
          <w:iCs/>
        </w:rPr>
        <w:t>PLoS</w:t>
      </w:r>
      <w:proofErr w:type="spellEnd"/>
      <w:r w:rsidRPr="009D08A8">
        <w:rPr>
          <w:i/>
          <w:iCs/>
        </w:rPr>
        <w:t xml:space="preserve"> Computational Biology</w:t>
      </w:r>
      <w:r w:rsidRPr="009D08A8">
        <w:t xml:space="preserve">, </w:t>
      </w:r>
      <w:r w:rsidRPr="009D08A8">
        <w:rPr>
          <w:i/>
          <w:iCs/>
        </w:rPr>
        <w:t>3</w:t>
      </w:r>
      <w:r w:rsidRPr="009D08A8">
        <w:t>(2), e35.</w:t>
      </w:r>
    </w:p>
    <w:p w14:paraId="783AAE38" w14:textId="77777777" w:rsidR="009D08A8" w:rsidRPr="009D08A8" w:rsidRDefault="009D08A8" w:rsidP="009D08A8">
      <w:pPr>
        <w:pStyle w:val="Bibliography"/>
      </w:pPr>
      <w:r w:rsidRPr="009D08A8">
        <w:t xml:space="preserve">Benda, J., &amp; Herz, A. V. M. (2003). A Universal Model for Spike-Frequency Adaptation. </w:t>
      </w:r>
      <w:r w:rsidRPr="009D08A8">
        <w:rPr>
          <w:i/>
          <w:iCs/>
        </w:rPr>
        <w:t>Neural Computation</w:t>
      </w:r>
      <w:r w:rsidRPr="009D08A8">
        <w:t xml:space="preserve">, </w:t>
      </w:r>
      <w:r w:rsidRPr="009D08A8">
        <w:rPr>
          <w:i/>
          <w:iCs/>
        </w:rPr>
        <w:t>15</w:t>
      </w:r>
      <w:r w:rsidRPr="009D08A8">
        <w:t>(11), 2523–2564. https://doi.org/10.1162/089976603322385063</w:t>
      </w:r>
    </w:p>
    <w:p w14:paraId="7E3A95AC" w14:textId="77777777" w:rsidR="009D08A8" w:rsidRPr="009D08A8" w:rsidRDefault="009D08A8" w:rsidP="009D08A8">
      <w:pPr>
        <w:pStyle w:val="Bibliography"/>
      </w:pPr>
      <w:proofErr w:type="spellStart"/>
      <w:r w:rsidRPr="009D08A8">
        <w:t>Benettin</w:t>
      </w:r>
      <w:proofErr w:type="spellEnd"/>
      <w:r w:rsidRPr="009D08A8">
        <w:t xml:space="preserve">, G., </w:t>
      </w:r>
      <w:proofErr w:type="spellStart"/>
      <w:r w:rsidRPr="009D08A8">
        <w:t>Galgani</w:t>
      </w:r>
      <w:proofErr w:type="spellEnd"/>
      <w:r w:rsidRPr="009D08A8">
        <w:t xml:space="preserve">, L., </w:t>
      </w:r>
      <w:proofErr w:type="spellStart"/>
      <w:r w:rsidRPr="009D08A8">
        <w:t>Giorgilli</w:t>
      </w:r>
      <w:proofErr w:type="spellEnd"/>
      <w:r w:rsidRPr="009D08A8">
        <w:t xml:space="preserve">, A., &amp; </w:t>
      </w:r>
      <w:proofErr w:type="spellStart"/>
      <w:r w:rsidRPr="009D08A8">
        <w:t>Strelcyn</w:t>
      </w:r>
      <w:proofErr w:type="spellEnd"/>
      <w:r w:rsidRPr="009D08A8">
        <w:t xml:space="preserve">, J.-M. (1980). Lyapunov Characteristic Exponents for smooth dynamical systems and for </w:t>
      </w:r>
      <w:proofErr w:type="spellStart"/>
      <w:r w:rsidRPr="009D08A8">
        <w:t>hamiltonian</w:t>
      </w:r>
      <w:proofErr w:type="spellEnd"/>
      <w:r w:rsidRPr="009D08A8">
        <w:t xml:space="preserve"> systems; a method for computing all of them. Part 1: Theory. </w:t>
      </w:r>
      <w:proofErr w:type="spellStart"/>
      <w:r w:rsidRPr="009D08A8">
        <w:rPr>
          <w:i/>
          <w:iCs/>
        </w:rPr>
        <w:t>Meccanica</w:t>
      </w:r>
      <w:proofErr w:type="spellEnd"/>
      <w:r w:rsidRPr="009D08A8">
        <w:t xml:space="preserve">, </w:t>
      </w:r>
      <w:r w:rsidRPr="009D08A8">
        <w:rPr>
          <w:i/>
          <w:iCs/>
        </w:rPr>
        <w:t>15</w:t>
      </w:r>
      <w:r w:rsidRPr="009D08A8">
        <w:t>(1), 9–20. https://doi.org/10.1007/BF02128236</w:t>
      </w:r>
    </w:p>
    <w:p w14:paraId="288CE6F0" w14:textId="77777777" w:rsidR="009D08A8" w:rsidRPr="009D08A8" w:rsidRDefault="009D08A8" w:rsidP="009D08A8">
      <w:pPr>
        <w:pStyle w:val="Bibliography"/>
      </w:pPr>
      <w:proofErr w:type="spellStart"/>
      <w:r w:rsidRPr="009D08A8">
        <w:t>Benettin</w:t>
      </w:r>
      <w:proofErr w:type="spellEnd"/>
      <w:r w:rsidRPr="009D08A8">
        <w:t xml:space="preserve">, G., </w:t>
      </w:r>
      <w:proofErr w:type="spellStart"/>
      <w:r w:rsidRPr="009D08A8">
        <w:t>Galgani</w:t>
      </w:r>
      <w:proofErr w:type="spellEnd"/>
      <w:r w:rsidRPr="009D08A8">
        <w:t xml:space="preserve">, L., &amp; </w:t>
      </w:r>
      <w:proofErr w:type="spellStart"/>
      <w:r w:rsidRPr="009D08A8">
        <w:t>Strelcyn</w:t>
      </w:r>
      <w:proofErr w:type="spellEnd"/>
      <w:r w:rsidRPr="009D08A8">
        <w:t xml:space="preserve">, J.-M. (1976). Kolmogorov entropy and numerical experiments. </w:t>
      </w:r>
      <w:r w:rsidRPr="009D08A8">
        <w:rPr>
          <w:i/>
          <w:iCs/>
        </w:rPr>
        <w:t>Physical Review A</w:t>
      </w:r>
      <w:r w:rsidRPr="009D08A8">
        <w:t xml:space="preserve">, </w:t>
      </w:r>
      <w:r w:rsidRPr="009D08A8">
        <w:rPr>
          <w:i/>
          <w:iCs/>
        </w:rPr>
        <w:t>14</w:t>
      </w:r>
      <w:r w:rsidRPr="009D08A8">
        <w:t>(6), 2338–2345. https://doi.org/10.1103/PhysRevA.14.2338</w:t>
      </w:r>
    </w:p>
    <w:p w14:paraId="40845DFA" w14:textId="77777777" w:rsidR="009D08A8" w:rsidRPr="009D08A8" w:rsidRDefault="009D08A8" w:rsidP="009D08A8">
      <w:pPr>
        <w:pStyle w:val="Bibliography"/>
      </w:pPr>
      <w:r w:rsidRPr="009D08A8">
        <w:lastRenderedPageBreak/>
        <w:t xml:space="preserve">Bertschinger, N., &amp; </w:t>
      </w:r>
      <w:proofErr w:type="spellStart"/>
      <w:r w:rsidRPr="009D08A8">
        <w:t>Natschläger</w:t>
      </w:r>
      <w:proofErr w:type="spellEnd"/>
      <w:r w:rsidRPr="009D08A8">
        <w:t xml:space="preserve">, T. (2004). Real-Time Computation at the Edge of Chaos in Recurrent Neural Networks. </w:t>
      </w:r>
      <w:r w:rsidRPr="009D08A8">
        <w:rPr>
          <w:i/>
          <w:iCs/>
        </w:rPr>
        <w:t>Neural Computation</w:t>
      </w:r>
      <w:r w:rsidRPr="009D08A8">
        <w:t xml:space="preserve">, </w:t>
      </w:r>
      <w:r w:rsidRPr="009D08A8">
        <w:rPr>
          <w:i/>
          <w:iCs/>
        </w:rPr>
        <w:t>16</w:t>
      </w:r>
      <w:r w:rsidRPr="009D08A8">
        <w:t>(7), 1413–1436. https://doi.org/10.1162/089976604323057443</w:t>
      </w:r>
    </w:p>
    <w:p w14:paraId="31162307" w14:textId="77777777" w:rsidR="009D08A8" w:rsidRPr="009D08A8" w:rsidRDefault="009D08A8" w:rsidP="009D08A8">
      <w:pPr>
        <w:pStyle w:val="Bibliography"/>
      </w:pPr>
      <w:r w:rsidRPr="009D08A8">
        <w:t xml:space="preserve">Boedecker, J., Obst, O., Lizier, J. T., Mayer, N. M., &amp; Asada, M. (2012). Information processing in echo state networks at the edge of chaos. </w:t>
      </w:r>
      <w:r w:rsidRPr="009D08A8">
        <w:rPr>
          <w:i/>
          <w:iCs/>
        </w:rPr>
        <w:t>Theory in Biosciences</w:t>
      </w:r>
      <w:r w:rsidRPr="009D08A8">
        <w:t xml:space="preserve">, </w:t>
      </w:r>
      <w:r w:rsidRPr="009D08A8">
        <w:rPr>
          <w:i/>
          <w:iCs/>
        </w:rPr>
        <w:t>131</w:t>
      </w:r>
      <w:r w:rsidRPr="009D08A8">
        <w:t>(3), 205–213. https://doi.org/10.1007/s12064-011-0146-8</w:t>
      </w:r>
    </w:p>
    <w:p w14:paraId="394A89E7" w14:textId="77777777" w:rsidR="009D08A8" w:rsidRPr="009D08A8" w:rsidRDefault="009D08A8" w:rsidP="009D08A8">
      <w:pPr>
        <w:pStyle w:val="Bibliography"/>
      </w:pPr>
      <w:proofErr w:type="spellStart"/>
      <w:r w:rsidRPr="009D08A8">
        <w:t>Confavreux</w:t>
      </w:r>
      <w:proofErr w:type="spellEnd"/>
      <w:r w:rsidRPr="009D08A8">
        <w:t xml:space="preserve">, B., Agnes, E. J., Zenke, F., </w:t>
      </w:r>
      <w:proofErr w:type="spellStart"/>
      <w:r w:rsidRPr="009D08A8">
        <w:t>Sprekeler</w:t>
      </w:r>
      <w:proofErr w:type="spellEnd"/>
      <w:r w:rsidRPr="009D08A8">
        <w:t xml:space="preserve">, H., &amp; Vogels, T. P. (2025). Balancing complexity, performance and plausibility to meta learn plasticity rules in recurrent spiking networks. </w:t>
      </w:r>
      <w:r w:rsidRPr="009D08A8">
        <w:rPr>
          <w:i/>
          <w:iCs/>
        </w:rPr>
        <w:t>PLOS Computational Biology</w:t>
      </w:r>
      <w:r w:rsidRPr="009D08A8">
        <w:t xml:space="preserve">, </w:t>
      </w:r>
      <w:r w:rsidRPr="009D08A8">
        <w:rPr>
          <w:i/>
          <w:iCs/>
        </w:rPr>
        <w:t>21</w:t>
      </w:r>
      <w:r w:rsidRPr="009D08A8">
        <w:t>(4), e1012910. https://doi.org/10.1371/journal.pcbi.1012910</w:t>
      </w:r>
    </w:p>
    <w:p w14:paraId="7B992BE5" w14:textId="77777777" w:rsidR="009D08A8" w:rsidRPr="009D08A8" w:rsidRDefault="009D08A8" w:rsidP="009D08A8">
      <w:pPr>
        <w:pStyle w:val="Bibliography"/>
      </w:pPr>
      <w:r w:rsidRPr="009D08A8">
        <w:t xml:space="preserve">Dale, H. (1935). Pharmacology and Nerve-Endings. </w:t>
      </w:r>
      <w:r w:rsidRPr="009D08A8">
        <w:rPr>
          <w:i/>
          <w:iCs/>
        </w:rPr>
        <w:t>Proceedings of the Royal Society of Medicine</w:t>
      </w:r>
      <w:r w:rsidRPr="009D08A8">
        <w:t xml:space="preserve">, </w:t>
      </w:r>
      <w:r w:rsidRPr="009D08A8">
        <w:rPr>
          <w:i/>
          <w:iCs/>
        </w:rPr>
        <w:t>28</w:t>
      </w:r>
      <w:r w:rsidRPr="009D08A8">
        <w:t>(3), 319–332. https://doi.org/10.1177/003591573502800330</w:t>
      </w:r>
    </w:p>
    <w:p w14:paraId="3E35ED3F" w14:textId="77777777" w:rsidR="009D08A8" w:rsidRPr="009D08A8" w:rsidRDefault="009D08A8" w:rsidP="009D08A8">
      <w:pPr>
        <w:pStyle w:val="Bibliography"/>
      </w:pPr>
      <w:r w:rsidRPr="009D08A8">
        <w:t xml:space="preserve">Deco, G., &amp; Hugues, E. (2012). Neural Network Mechanisms Underlying Stimulus Driven Variability Reduction. </w:t>
      </w:r>
      <w:proofErr w:type="spellStart"/>
      <w:r w:rsidRPr="009D08A8">
        <w:rPr>
          <w:i/>
          <w:iCs/>
        </w:rPr>
        <w:t>PLoS</w:t>
      </w:r>
      <w:proofErr w:type="spellEnd"/>
      <w:r w:rsidRPr="009D08A8">
        <w:rPr>
          <w:i/>
          <w:iCs/>
        </w:rPr>
        <w:t xml:space="preserve"> Computational Biology</w:t>
      </w:r>
      <w:r w:rsidRPr="009D08A8">
        <w:t xml:space="preserve">, </w:t>
      </w:r>
      <w:r w:rsidRPr="009D08A8">
        <w:rPr>
          <w:i/>
          <w:iCs/>
        </w:rPr>
        <w:t>8</w:t>
      </w:r>
      <w:r w:rsidRPr="009D08A8">
        <w:t>(3), e1002395. https://doi.org/10.1371/journal.pcbi.1002395</w:t>
      </w:r>
    </w:p>
    <w:p w14:paraId="35DB69DF" w14:textId="77777777" w:rsidR="009D08A8" w:rsidRPr="009D08A8" w:rsidRDefault="009D08A8" w:rsidP="009D08A8">
      <w:pPr>
        <w:pStyle w:val="Bibliography"/>
      </w:pPr>
      <w:r w:rsidRPr="009D08A8">
        <w:t xml:space="preserve">Dong, D. W., &amp; and Hopfield, J. J. (1992). Dynamic properties of neural networks with adapting synapses. </w:t>
      </w:r>
      <w:r w:rsidRPr="009D08A8">
        <w:rPr>
          <w:i/>
          <w:iCs/>
        </w:rPr>
        <w:t>Network: Computation in Neural Systems</w:t>
      </w:r>
      <w:r w:rsidRPr="009D08A8">
        <w:t xml:space="preserve">, </w:t>
      </w:r>
      <w:r w:rsidRPr="009D08A8">
        <w:rPr>
          <w:i/>
          <w:iCs/>
        </w:rPr>
        <w:t>3</w:t>
      </w:r>
      <w:r w:rsidRPr="009D08A8">
        <w:t>(3), 267–283. https://doi.org/10.1088/0954-898X_3_3_002</w:t>
      </w:r>
    </w:p>
    <w:p w14:paraId="3D795DA3" w14:textId="77777777" w:rsidR="009D08A8" w:rsidRPr="009D08A8" w:rsidRDefault="009D08A8" w:rsidP="009D08A8">
      <w:pPr>
        <w:pStyle w:val="Bibliography"/>
      </w:pPr>
      <w:r w:rsidRPr="009D08A8">
        <w:t xml:space="preserve">Dror, G., &amp; </w:t>
      </w:r>
      <w:proofErr w:type="spellStart"/>
      <w:r w:rsidRPr="009D08A8">
        <w:t>Tsodyks</w:t>
      </w:r>
      <w:proofErr w:type="spellEnd"/>
      <w:r w:rsidRPr="009D08A8">
        <w:t xml:space="preserve">, M. (2000a). Activity of coupled excitatory and inhibitory neural populations with dynamic synapses. </w:t>
      </w:r>
      <w:r w:rsidRPr="009D08A8">
        <w:rPr>
          <w:i/>
          <w:iCs/>
        </w:rPr>
        <w:t>Neurocomputing</w:t>
      </w:r>
      <w:r w:rsidRPr="009D08A8">
        <w:t xml:space="preserve">, </w:t>
      </w:r>
      <w:r w:rsidRPr="009D08A8">
        <w:rPr>
          <w:i/>
          <w:iCs/>
        </w:rPr>
        <w:t>32–33</w:t>
      </w:r>
      <w:r w:rsidRPr="009D08A8">
        <w:t>, 359–364. https://doi.org/10.1016/S0925-2312(00)00186-7</w:t>
      </w:r>
    </w:p>
    <w:p w14:paraId="740A16F2" w14:textId="77777777" w:rsidR="009D08A8" w:rsidRPr="009D08A8" w:rsidRDefault="009D08A8" w:rsidP="009D08A8">
      <w:pPr>
        <w:pStyle w:val="Bibliography"/>
      </w:pPr>
      <w:r w:rsidRPr="009D08A8">
        <w:lastRenderedPageBreak/>
        <w:t xml:space="preserve">Dror, G., &amp; </w:t>
      </w:r>
      <w:proofErr w:type="spellStart"/>
      <w:r w:rsidRPr="009D08A8">
        <w:t>Tsodyks</w:t>
      </w:r>
      <w:proofErr w:type="spellEnd"/>
      <w:r w:rsidRPr="009D08A8">
        <w:t xml:space="preserve">, M. (2000b). Chaos in neural networks with dynamic synapses. </w:t>
      </w:r>
      <w:r w:rsidRPr="009D08A8">
        <w:rPr>
          <w:i/>
          <w:iCs/>
        </w:rPr>
        <w:t>Neurocomputing</w:t>
      </w:r>
      <w:r w:rsidRPr="009D08A8">
        <w:t xml:space="preserve">, </w:t>
      </w:r>
      <w:r w:rsidRPr="009D08A8">
        <w:rPr>
          <w:i/>
          <w:iCs/>
        </w:rPr>
        <w:t>32–33</w:t>
      </w:r>
      <w:r w:rsidRPr="009D08A8">
        <w:t>, 365–370. https://doi.org/10.1016/S0925-2312(00)00187-9</w:t>
      </w:r>
    </w:p>
    <w:p w14:paraId="421F2EDC" w14:textId="77777777" w:rsidR="009D08A8" w:rsidRPr="009D08A8" w:rsidRDefault="009D08A8" w:rsidP="009D08A8">
      <w:pPr>
        <w:pStyle w:val="Bibliography"/>
      </w:pPr>
      <w:r w:rsidRPr="009D08A8">
        <w:t xml:space="preserve">Eccles, J. C., Fatt, P., &amp; </w:t>
      </w:r>
      <w:proofErr w:type="spellStart"/>
      <w:r w:rsidRPr="009D08A8">
        <w:t>Koketsu</w:t>
      </w:r>
      <w:proofErr w:type="spellEnd"/>
      <w:r w:rsidRPr="009D08A8">
        <w:t xml:space="preserve">, K. (1954). Cholinergic and inhibitory synapses in a pathway from motor-axon collaterals to </w:t>
      </w:r>
      <w:proofErr w:type="spellStart"/>
      <w:r w:rsidRPr="009D08A8">
        <w:t>motoneurones</w:t>
      </w:r>
      <w:proofErr w:type="spellEnd"/>
      <w:r w:rsidRPr="009D08A8">
        <w:t xml:space="preserve">. </w:t>
      </w:r>
      <w:r w:rsidRPr="009D08A8">
        <w:rPr>
          <w:i/>
          <w:iCs/>
        </w:rPr>
        <w:t>The Journal of Physiology</w:t>
      </w:r>
      <w:r w:rsidRPr="009D08A8">
        <w:t xml:space="preserve">, </w:t>
      </w:r>
      <w:r w:rsidRPr="009D08A8">
        <w:rPr>
          <w:i/>
          <w:iCs/>
        </w:rPr>
        <w:t>126</w:t>
      </w:r>
      <w:r w:rsidRPr="009D08A8">
        <w:t>(3), 524–562. https://doi.org/10.1113/jphysiol.1954.sp005226</w:t>
      </w:r>
    </w:p>
    <w:p w14:paraId="41558BCF" w14:textId="77777777" w:rsidR="009D08A8" w:rsidRPr="009D08A8" w:rsidRDefault="009D08A8" w:rsidP="009D08A8">
      <w:pPr>
        <w:pStyle w:val="Bibliography"/>
      </w:pPr>
      <w:r w:rsidRPr="009D08A8">
        <w:t xml:space="preserve">Ehrens, D., Sritharan, D., &amp; Sarma, S. V. (2015). Closed-loop control of a fragile network: Application to seizure-like dynamics of an epilepsy model. </w:t>
      </w:r>
      <w:r w:rsidRPr="009D08A8">
        <w:rPr>
          <w:i/>
          <w:iCs/>
        </w:rPr>
        <w:t>Frontiers in Neuroscience</w:t>
      </w:r>
      <w:r w:rsidRPr="009D08A8">
        <w:t xml:space="preserve">, </w:t>
      </w:r>
      <w:r w:rsidRPr="009D08A8">
        <w:rPr>
          <w:i/>
          <w:iCs/>
        </w:rPr>
        <w:t>9</w:t>
      </w:r>
      <w:r w:rsidRPr="009D08A8">
        <w:t>. https://doi.org/10.3389/fnins.2015.00058</w:t>
      </w:r>
    </w:p>
    <w:p w14:paraId="09E14E88" w14:textId="77777777" w:rsidR="009D08A8" w:rsidRPr="009D08A8" w:rsidRDefault="009D08A8" w:rsidP="009D08A8">
      <w:pPr>
        <w:pStyle w:val="Bibliography"/>
      </w:pPr>
      <w:r w:rsidRPr="009D08A8">
        <w:t xml:space="preserve">Fairhall, A. L., Lewen, G. D., Bialek, W., &amp; de Ruyter van </w:t>
      </w:r>
      <w:proofErr w:type="spellStart"/>
      <w:r w:rsidRPr="009D08A8">
        <w:t>Steveninck</w:t>
      </w:r>
      <w:proofErr w:type="spellEnd"/>
      <w:r w:rsidRPr="009D08A8">
        <w:t xml:space="preserve">, R. R. (2001). Efficiency and ambiguity in an adaptive neural code. </w:t>
      </w:r>
      <w:r w:rsidRPr="009D08A8">
        <w:rPr>
          <w:i/>
          <w:iCs/>
        </w:rPr>
        <w:t>Nature</w:t>
      </w:r>
      <w:r w:rsidRPr="009D08A8">
        <w:t xml:space="preserve">, </w:t>
      </w:r>
      <w:r w:rsidRPr="009D08A8">
        <w:rPr>
          <w:i/>
          <w:iCs/>
        </w:rPr>
        <w:t>412</w:t>
      </w:r>
      <w:r w:rsidRPr="009D08A8">
        <w:t>(6849), Article 6849. https://doi.org/10.1038/35090500</w:t>
      </w:r>
    </w:p>
    <w:p w14:paraId="238E7214" w14:textId="77777777" w:rsidR="009D08A8" w:rsidRPr="009D08A8" w:rsidRDefault="009D08A8" w:rsidP="009D08A8">
      <w:pPr>
        <w:pStyle w:val="Bibliography"/>
      </w:pPr>
      <w:proofErr w:type="spellStart"/>
      <w:r w:rsidRPr="009D08A8">
        <w:t>Ginibre</w:t>
      </w:r>
      <w:proofErr w:type="spellEnd"/>
      <w:r w:rsidRPr="009D08A8">
        <w:t xml:space="preserve">, J. (1965). Statistical Ensembles of Complex, Quaternion, and Real Matrices. </w:t>
      </w:r>
      <w:r w:rsidRPr="009D08A8">
        <w:rPr>
          <w:i/>
          <w:iCs/>
        </w:rPr>
        <w:t>Journal of Mathematical Physics</w:t>
      </w:r>
      <w:r w:rsidRPr="009D08A8">
        <w:t xml:space="preserve">, </w:t>
      </w:r>
      <w:r w:rsidRPr="009D08A8">
        <w:rPr>
          <w:i/>
          <w:iCs/>
        </w:rPr>
        <w:t>6</w:t>
      </w:r>
      <w:r w:rsidRPr="009D08A8">
        <w:t>(3), 440–449. https://doi.org/10.1063/1.1704292</w:t>
      </w:r>
    </w:p>
    <w:p w14:paraId="2ABB255C" w14:textId="77777777" w:rsidR="009D08A8" w:rsidRPr="009D08A8" w:rsidRDefault="009D08A8" w:rsidP="009D08A8">
      <w:pPr>
        <w:pStyle w:val="Bibliography"/>
      </w:pPr>
      <w:proofErr w:type="spellStart"/>
      <w:r w:rsidRPr="009D08A8">
        <w:t>Girko</w:t>
      </w:r>
      <w:proofErr w:type="spellEnd"/>
      <w:r w:rsidRPr="009D08A8">
        <w:t xml:space="preserve">, V. L. (1985). Circular Law. </w:t>
      </w:r>
      <w:r w:rsidRPr="009D08A8">
        <w:rPr>
          <w:i/>
          <w:iCs/>
        </w:rPr>
        <w:t>Theory of Probability &amp; Its Applications</w:t>
      </w:r>
      <w:r w:rsidRPr="009D08A8">
        <w:t xml:space="preserve">, </w:t>
      </w:r>
      <w:r w:rsidRPr="009D08A8">
        <w:rPr>
          <w:i/>
          <w:iCs/>
        </w:rPr>
        <w:t>29</w:t>
      </w:r>
      <w:r w:rsidRPr="009D08A8">
        <w:t>(4), 694–706. https://doi.org/10.1137/1129095</w:t>
      </w:r>
    </w:p>
    <w:p w14:paraId="689507D2" w14:textId="77777777" w:rsidR="009D08A8" w:rsidRPr="009D08A8" w:rsidRDefault="009D08A8" w:rsidP="009D08A8">
      <w:pPr>
        <w:pStyle w:val="Bibliography"/>
      </w:pPr>
      <w:r w:rsidRPr="009D08A8">
        <w:t xml:space="preserve">Gregg, N. M., Valencia, G. O., Pridalova, T., Huang, H., Kremen, V., Lundstrom, B. N., Van </w:t>
      </w:r>
      <w:proofErr w:type="spellStart"/>
      <w:r w:rsidRPr="009D08A8">
        <w:t>Gompel</w:t>
      </w:r>
      <w:proofErr w:type="spellEnd"/>
      <w:r w:rsidRPr="009D08A8">
        <w:t xml:space="preserve">, J. J., Miller, K. J., Worrell, G. A., &amp; Hermes, D. (2025). Thalamic stimulation induced changes in network connectivity and excitability in epilepsy. </w:t>
      </w:r>
      <w:proofErr w:type="spellStart"/>
      <w:r w:rsidRPr="009D08A8">
        <w:rPr>
          <w:i/>
          <w:iCs/>
        </w:rPr>
        <w:t>medRxiv</w:t>
      </w:r>
      <w:proofErr w:type="spellEnd"/>
      <w:r w:rsidRPr="009D08A8">
        <w:t>, 2024.03.03.24303480. https://doi.org/10.1101/2024.03.03.24303480</w:t>
      </w:r>
    </w:p>
    <w:p w14:paraId="3859F57B" w14:textId="77777777" w:rsidR="009D08A8" w:rsidRPr="009D08A8" w:rsidRDefault="009D08A8" w:rsidP="009D08A8">
      <w:pPr>
        <w:pStyle w:val="Bibliography"/>
      </w:pPr>
      <w:r w:rsidRPr="009D08A8">
        <w:t xml:space="preserve">Haruna, T., &amp; Nakajima, K. (2019). Optimal short-term memory before the edge of chaos in driven random recurrent networks. </w:t>
      </w:r>
      <w:r w:rsidRPr="009D08A8">
        <w:rPr>
          <w:i/>
          <w:iCs/>
        </w:rPr>
        <w:t>Physical Review E</w:t>
      </w:r>
      <w:r w:rsidRPr="009D08A8">
        <w:t xml:space="preserve">, </w:t>
      </w:r>
      <w:r w:rsidRPr="009D08A8">
        <w:rPr>
          <w:i/>
          <w:iCs/>
        </w:rPr>
        <w:t>100</w:t>
      </w:r>
      <w:r w:rsidRPr="009D08A8">
        <w:t>(6), 062312. https://doi.org/10.1103/PhysRevE.100.062312</w:t>
      </w:r>
    </w:p>
    <w:p w14:paraId="6E2B42A0" w14:textId="77777777" w:rsidR="009D08A8" w:rsidRPr="009D08A8" w:rsidRDefault="009D08A8" w:rsidP="009D08A8">
      <w:pPr>
        <w:pStyle w:val="Bibliography"/>
      </w:pPr>
      <w:r w:rsidRPr="009D08A8">
        <w:lastRenderedPageBreak/>
        <w:t xml:space="preserve">Hebb, D. O. (1949). </w:t>
      </w:r>
      <w:r w:rsidRPr="009D08A8">
        <w:rPr>
          <w:i/>
          <w:iCs/>
        </w:rPr>
        <w:t>The organization of behavior; a neuropsychological theory</w:t>
      </w:r>
      <w:r w:rsidRPr="009D08A8">
        <w:t xml:space="preserve"> (pp. xix, 335). Wiley.</w:t>
      </w:r>
    </w:p>
    <w:p w14:paraId="0CA7F741" w14:textId="77777777" w:rsidR="009D08A8" w:rsidRPr="009D08A8" w:rsidRDefault="009D08A8" w:rsidP="009D08A8">
      <w:pPr>
        <w:pStyle w:val="Bibliography"/>
      </w:pPr>
      <w:r w:rsidRPr="009D08A8">
        <w:t xml:space="preserve">Jaeger, H., &amp; Haas, H. (2004). Harnessing nonlinearity: Predicting chaotic systems and saving energy in wireless communication. </w:t>
      </w:r>
      <w:r w:rsidRPr="009D08A8">
        <w:rPr>
          <w:i/>
          <w:iCs/>
        </w:rPr>
        <w:t>Science</w:t>
      </w:r>
      <w:r w:rsidRPr="009D08A8">
        <w:t xml:space="preserve">, </w:t>
      </w:r>
      <w:r w:rsidRPr="009D08A8">
        <w:rPr>
          <w:i/>
          <w:iCs/>
        </w:rPr>
        <w:t>304</w:t>
      </w:r>
      <w:r w:rsidRPr="009D08A8">
        <w:t>(5667), 78–80. https://doi.org/10.1126/science.1091277</w:t>
      </w:r>
    </w:p>
    <w:p w14:paraId="22C52725" w14:textId="77777777" w:rsidR="009D08A8" w:rsidRPr="009D08A8" w:rsidRDefault="009D08A8" w:rsidP="009D08A8">
      <w:pPr>
        <w:pStyle w:val="Bibliography"/>
      </w:pPr>
      <w:r w:rsidRPr="009D08A8">
        <w:t xml:space="preserve">James, R. G., Burke, K., &amp; Crutchfield, J. P. (2014). Chaos forgets and remembers: Measuring information creation, destruction, and storage. </w:t>
      </w:r>
      <w:r w:rsidRPr="009D08A8">
        <w:rPr>
          <w:i/>
          <w:iCs/>
        </w:rPr>
        <w:t>Physics Letters A</w:t>
      </w:r>
      <w:r w:rsidRPr="009D08A8">
        <w:t xml:space="preserve">, </w:t>
      </w:r>
      <w:r w:rsidRPr="009D08A8">
        <w:rPr>
          <w:i/>
          <w:iCs/>
        </w:rPr>
        <w:t>378</w:t>
      </w:r>
      <w:r w:rsidRPr="009D08A8">
        <w:t>(30), 2124–2127. https://doi.org/10.1016/j.physleta.2014.05.014</w:t>
      </w:r>
    </w:p>
    <w:p w14:paraId="007B8891" w14:textId="77777777" w:rsidR="009D08A8" w:rsidRPr="009D08A8" w:rsidRDefault="009D08A8" w:rsidP="009D08A8">
      <w:pPr>
        <w:pStyle w:val="Bibliography"/>
      </w:pPr>
      <w:r w:rsidRPr="009D08A8">
        <w:t xml:space="preserve">Kamali, G., Smith, R. J., Hays, M., Coogan, C., Crone, N. E., Sarma, S. V., &amp; Kang, J. Y. (2020). Localizing the seizure onset zone from single pulse electrical stimulation responses using transfer function models. </w:t>
      </w:r>
      <w:r w:rsidRPr="009D08A8">
        <w:rPr>
          <w:i/>
          <w:iCs/>
        </w:rPr>
        <w:t>2020 42nd Annual International Conference of the IEEE Engineering in Medicine Biology Society (EMBC)</w:t>
      </w:r>
      <w:r w:rsidRPr="009D08A8">
        <w:t>, 2524–2527. https://doi.org/10.1109/EMBC44109.2020.9175954</w:t>
      </w:r>
    </w:p>
    <w:p w14:paraId="1E32D927" w14:textId="77777777" w:rsidR="009D08A8" w:rsidRPr="009D08A8" w:rsidRDefault="009D08A8" w:rsidP="009D08A8">
      <w:pPr>
        <w:pStyle w:val="Bibliography"/>
      </w:pPr>
      <w:r w:rsidRPr="009D08A8">
        <w:t xml:space="preserve">Kolmogorov, A. N. (1958). A new metric invariant of transient dynamical systems and automorphisms in Lebesgue spaces. </w:t>
      </w:r>
      <w:proofErr w:type="spellStart"/>
      <w:r w:rsidRPr="009D08A8">
        <w:rPr>
          <w:i/>
          <w:iCs/>
        </w:rPr>
        <w:t>Doklady</w:t>
      </w:r>
      <w:proofErr w:type="spellEnd"/>
      <w:r w:rsidRPr="009D08A8">
        <w:rPr>
          <w:i/>
          <w:iCs/>
        </w:rPr>
        <w:t xml:space="preserve"> Akademii </w:t>
      </w:r>
      <w:proofErr w:type="spellStart"/>
      <w:r w:rsidRPr="009D08A8">
        <w:rPr>
          <w:i/>
          <w:iCs/>
        </w:rPr>
        <w:t>Nauk</w:t>
      </w:r>
      <w:proofErr w:type="spellEnd"/>
      <w:r w:rsidRPr="009D08A8">
        <w:t xml:space="preserve">, </w:t>
      </w:r>
      <w:r w:rsidRPr="009D08A8">
        <w:rPr>
          <w:i/>
          <w:iCs/>
        </w:rPr>
        <w:t>119</w:t>
      </w:r>
      <w:r w:rsidRPr="009D08A8">
        <w:t>(5), 861–864.</w:t>
      </w:r>
    </w:p>
    <w:p w14:paraId="1FC162AC" w14:textId="77777777" w:rsidR="009D08A8" w:rsidRPr="009D08A8" w:rsidRDefault="009D08A8" w:rsidP="009D08A8">
      <w:pPr>
        <w:pStyle w:val="Bibliography"/>
      </w:pPr>
      <w:r w:rsidRPr="009D08A8">
        <w:t xml:space="preserve">Lajoie, G., Lin, K. K., &amp; Shea-Brown, E. (2013). Chaos and reliability in balanced spiking networks with temporal drive. </w:t>
      </w:r>
      <w:r w:rsidRPr="009D08A8">
        <w:rPr>
          <w:i/>
          <w:iCs/>
        </w:rPr>
        <w:t>Physical Review E</w:t>
      </w:r>
      <w:r w:rsidRPr="009D08A8">
        <w:t xml:space="preserve">, </w:t>
      </w:r>
      <w:r w:rsidRPr="009D08A8">
        <w:rPr>
          <w:i/>
          <w:iCs/>
        </w:rPr>
        <w:t>87</w:t>
      </w:r>
      <w:r w:rsidRPr="009D08A8">
        <w:t>(5), 052901. https://doi.org/10.1103/PhysRevE.87.052901</w:t>
      </w:r>
    </w:p>
    <w:p w14:paraId="58F3139F" w14:textId="77777777" w:rsidR="009D08A8" w:rsidRPr="009D08A8" w:rsidRDefault="009D08A8" w:rsidP="009D08A8">
      <w:pPr>
        <w:pStyle w:val="Bibliography"/>
      </w:pPr>
      <w:r w:rsidRPr="009D08A8">
        <w:t xml:space="preserve">Langton, C. G. (1990). Computation at the edge of chaos: Phase transitions and emergent computation. </w:t>
      </w:r>
      <w:r w:rsidRPr="009D08A8">
        <w:rPr>
          <w:i/>
          <w:iCs/>
        </w:rPr>
        <w:t>Physica D: Nonlinear Phenomena</w:t>
      </w:r>
      <w:r w:rsidRPr="009D08A8">
        <w:t xml:space="preserve">, </w:t>
      </w:r>
      <w:r w:rsidRPr="009D08A8">
        <w:rPr>
          <w:i/>
          <w:iCs/>
        </w:rPr>
        <w:t>42</w:t>
      </w:r>
      <w:r w:rsidRPr="009D08A8">
        <w:t>(1), 12–37. https://doi.org/10.1016/0167-2789(90)90064-V</w:t>
      </w:r>
    </w:p>
    <w:p w14:paraId="0044A6A0" w14:textId="77777777" w:rsidR="009D08A8" w:rsidRPr="009D08A8" w:rsidRDefault="009D08A8" w:rsidP="009D08A8">
      <w:pPr>
        <w:pStyle w:val="Bibliography"/>
      </w:pPr>
      <w:r w:rsidRPr="009D08A8">
        <w:lastRenderedPageBreak/>
        <w:t xml:space="preserve">Levina, A., Herrmann, J. M., &amp; Geisel, T. (2007). Dynamical synapses causing self-organized criticality in neural networks. </w:t>
      </w:r>
      <w:r w:rsidRPr="009D08A8">
        <w:rPr>
          <w:i/>
          <w:iCs/>
        </w:rPr>
        <w:t>Nature Physics</w:t>
      </w:r>
      <w:r w:rsidRPr="009D08A8">
        <w:t xml:space="preserve">, </w:t>
      </w:r>
      <w:r w:rsidRPr="009D08A8">
        <w:rPr>
          <w:i/>
          <w:iCs/>
        </w:rPr>
        <w:t>3</w:t>
      </w:r>
      <w:r w:rsidRPr="009D08A8">
        <w:t>(12), 857–860. https://doi.org/10.1038/nphys758</w:t>
      </w:r>
    </w:p>
    <w:p w14:paraId="64B8FA8D" w14:textId="77777777" w:rsidR="009D08A8" w:rsidRPr="009D08A8" w:rsidRDefault="009D08A8" w:rsidP="009D08A8">
      <w:pPr>
        <w:pStyle w:val="Bibliography"/>
      </w:pPr>
      <w:r w:rsidRPr="009D08A8">
        <w:t xml:space="preserve">Li, A., Huynh, C., Fitzgerald, Z., Cajigas, I., Brusko, D., </w:t>
      </w:r>
      <w:proofErr w:type="spellStart"/>
      <w:r w:rsidRPr="009D08A8">
        <w:t>Jagid</w:t>
      </w:r>
      <w:proofErr w:type="spellEnd"/>
      <w:r w:rsidRPr="009D08A8">
        <w:t xml:space="preserve">, J., Claudio, A. O., Kanner, A. M., Hopp, J., Chen, S., Haagensen, J., Johnson, E., Anderson, W., Crone, N., </w:t>
      </w:r>
      <w:proofErr w:type="spellStart"/>
      <w:r w:rsidRPr="009D08A8">
        <w:t>Inati</w:t>
      </w:r>
      <w:proofErr w:type="spellEnd"/>
      <w:r w:rsidRPr="009D08A8">
        <w:t xml:space="preserve">, S., Zaghloul, K. A., Bulacio, J., Gonzalez-Martinez, J., &amp; Sarma, S. V. (2021). Neural fragility as an EEG marker of the seizure onset zone. </w:t>
      </w:r>
      <w:r w:rsidRPr="009D08A8">
        <w:rPr>
          <w:i/>
          <w:iCs/>
        </w:rPr>
        <w:t>Nature Neuroscience</w:t>
      </w:r>
      <w:r w:rsidRPr="009D08A8">
        <w:t xml:space="preserve">, </w:t>
      </w:r>
      <w:r w:rsidRPr="009D08A8">
        <w:rPr>
          <w:i/>
          <w:iCs/>
        </w:rPr>
        <w:t>24</w:t>
      </w:r>
      <w:r w:rsidRPr="009D08A8">
        <w:t>(10), Article 10. https://doi.org/10.1038/s41593-021-00901-w</w:t>
      </w:r>
    </w:p>
    <w:p w14:paraId="2770D66E" w14:textId="77777777" w:rsidR="009D08A8" w:rsidRPr="009D08A8" w:rsidRDefault="009D08A8" w:rsidP="009D08A8">
      <w:pPr>
        <w:pStyle w:val="Bibliography"/>
      </w:pPr>
      <w:r w:rsidRPr="009D08A8">
        <w:t xml:space="preserve">Liaw, J.-S., &amp; Berger, T. W. (1996). Dynamic synapse: A new concept of neural representation and computation. </w:t>
      </w:r>
      <w:r w:rsidRPr="009D08A8">
        <w:rPr>
          <w:i/>
          <w:iCs/>
        </w:rPr>
        <w:t>Hippocampus</w:t>
      </w:r>
      <w:r w:rsidRPr="009D08A8">
        <w:t xml:space="preserve">, </w:t>
      </w:r>
      <w:r w:rsidRPr="009D08A8">
        <w:rPr>
          <w:i/>
          <w:iCs/>
        </w:rPr>
        <w:t>6</w:t>
      </w:r>
      <w:r w:rsidRPr="009D08A8">
        <w:t>(6), 591–600. https://doi.org/10.1002/(SICI)1098-1063(1996)6:6&lt;</w:t>
      </w:r>
      <w:proofErr w:type="gramStart"/>
      <w:r w:rsidRPr="009D08A8">
        <w:t>591::</w:t>
      </w:r>
      <w:proofErr w:type="gramEnd"/>
      <w:r w:rsidRPr="009D08A8">
        <w:t>AID-HIPO4&gt;3.0.CO;2-K</w:t>
      </w:r>
    </w:p>
    <w:p w14:paraId="2EDF0EB5" w14:textId="77777777" w:rsidR="009D08A8" w:rsidRPr="009D08A8" w:rsidRDefault="009D08A8" w:rsidP="009D08A8">
      <w:pPr>
        <w:pStyle w:val="Bibliography"/>
      </w:pPr>
      <w:r w:rsidRPr="009D08A8">
        <w:t xml:space="preserve">Lundstrom, B. N. (2015). Modeling multiple time scale firing rate adaptation in a neural network of local field potentials. </w:t>
      </w:r>
      <w:r w:rsidRPr="009D08A8">
        <w:rPr>
          <w:i/>
          <w:iCs/>
        </w:rPr>
        <w:t>Journal of Computational Neuroscience</w:t>
      </w:r>
      <w:r w:rsidRPr="009D08A8">
        <w:t xml:space="preserve">, </w:t>
      </w:r>
      <w:r w:rsidRPr="009D08A8">
        <w:rPr>
          <w:i/>
          <w:iCs/>
        </w:rPr>
        <w:t>38</w:t>
      </w:r>
      <w:r w:rsidRPr="009D08A8">
        <w:t>(1), 189–202. https://doi.org/10.1007/s10827-014-0536-2</w:t>
      </w:r>
    </w:p>
    <w:p w14:paraId="3E43F9F0" w14:textId="77777777" w:rsidR="009D08A8" w:rsidRPr="009D08A8" w:rsidRDefault="009D08A8" w:rsidP="009D08A8">
      <w:pPr>
        <w:pStyle w:val="Bibliography"/>
      </w:pPr>
      <w:r w:rsidRPr="009D08A8">
        <w:t xml:space="preserve">Lundstrom, B. N., Brinkmann, B. H., &amp; Worrell, G. A. (2021). Low frequency novel interictal EEG biomarker for localizing seizures and predicting outcomes. </w:t>
      </w:r>
      <w:r w:rsidRPr="009D08A8">
        <w:rPr>
          <w:i/>
          <w:iCs/>
        </w:rPr>
        <w:t>Brain Communications</w:t>
      </w:r>
      <w:r w:rsidRPr="009D08A8">
        <w:t xml:space="preserve">, </w:t>
      </w:r>
      <w:r w:rsidRPr="009D08A8">
        <w:rPr>
          <w:i/>
          <w:iCs/>
        </w:rPr>
        <w:t>3</w:t>
      </w:r>
      <w:r w:rsidRPr="009D08A8">
        <w:t>(4), fcab231. https://doi.org/10.1093/braincomms/fcab231</w:t>
      </w:r>
    </w:p>
    <w:p w14:paraId="50D85144" w14:textId="77777777" w:rsidR="009D08A8" w:rsidRPr="009D08A8" w:rsidRDefault="009D08A8" w:rsidP="009D08A8">
      <w:pPr>
        <w:pStyle w:val="Bibliography"/>
      </w:pPr>
      <w:r w:rsidRPr="009D08A8">
        <w:t xml:space="preserve">Lundstrom, B. N., Fairhall, A. L., &amp; </w:t>
      </w:r>
      <w:proofErr w:type="spellStart"/>
      <w:r w:rsidRPr="009D08A8">
        <w:t>Maravall</w:t>
      </w:r>
      <w:proofErr w:type="spellEnd"/>
      <w:r w:rsidRPr="009D08A8">
        <w:t xml:space="preserve">, M. (2010). Multiple Timescale Encoding of Slowly Varying Whisker Stimulus Envelope in Cortical and Thalamic Neurons In Vivo. </w:t>
      </w:r>
      <w:r w:rsidRPr="009D08A8">
        <w:rPr>
          <w:i/>
          <w:iCs/>
        </w:rPr>
        <w:t>Journal of Neuroscience</w:t>
      </w:r>
      <w:r w:rsidRPr="009D08A8">
        <w:t xml:space="preserve">, </w:t>
      </w:r>
      <w:r w:rsidRPr="009D08A8">
        <w:rPr>
          <w:i/>
          <w:iCs/>
        </w:rPr>
        <w:t>30</w:t>
      </w:r>
      <w:r w:rsidRPr="009D08A8">
        <w:t>(14), 5071–5077. https://doi.org/10.1523/JNEUROSCI.2193-09.2010</w:t>
      </w:r>
    </w:p>
    <w:p w14:paraId="15B278D2" w14:textId="77777777" w:rsidR="009D08A8" w:rsidRPr="009D08A8" w:rsidRDefault="009D08A8" w:rsidP="009D08A8">
      <w:pPr>
        <w:pStyle w:val="Bibliography"/>
      </w:pPr>
      <w:r w:rsidRPr="009D08A8">
        <w:lastRenderedPageBreak/>
        <w:t xml:space="preserve">Lundstrom, B. N., </w:t>
      </w:r>
      <w:proofErr w:type="spellStart"/>
      <w:r w:rsidRPr="009D08A8">
        <w:t>Gompel</w:t>
      </w:r>
      <w:proofErr w:type="spellEnd"/>
      <w:r w:rsidRPr="009D08A8">
        <w:t xml:space="preserve">, J. V., </w:t>
      </w:r>
      <w:proofErr w:type="spellStart"/>
      <w:r w:rsidRPr="009D08A8">
        <w:t>Khadjevand</w:t>
      </w:r>
      <w:proofErr w:type="spellEnd"/>
      <w:r w:rsidRPr="009D08A8">
        <w:t xml:space="preserve">, F., Worrell, G., &amp; Stead, M. (2019). Chronic subthreshold cortical stimulation and stimulation-related EEG biomarkers for focal epilepsy. </w:t>
      </w:r>
      <w:r w:rsidRPr="009D08A8">
        <w:rPr>
          <w:i/>
          <w:iCs/>
        </w:rPr>
        <w:t>Brain Communications</w:t>
      </w:r>
      <w:r w:rsidRPr="009D08A8">
        <w:t xml:space="preserve">, </w:t>
      </w:r>
      <w:r w:rsidRPr="009D08A8">
        <w:rPr>
          <w:i/>
          <w:iCs/>
        </w:rPr>
        <w:t>1</w:t>
      </w:r>
      <w:r w:rsidRPr="009D08A8">
        <w:t>(1). https://doi.org/10.1093/braincomms/fcz010</w:t>
      </w:r>
    </w:p>
    <w:p w14:paraId="7AD1BEF7" w14:textId="77777777" w:rsidR="009D08A8" w:rsidRPr="009D08A8" w:rsidRDefault="009D08A8" w:rsidP="009D08A8">
      <w:pPr>
        <w:pStyle w:val="Bibliography"/>
      </w:pPr>
      <w:r w:rsidRPr="009D08A8">
        <w:t xml:space="preserve">Lundstrom, B. N., Higgs, M. H., Spain, W. J., &amp; Fairhall, A. L. (2008). Fractional differentiation by neocortical pyramidal neurons. </w:t>
      </w:r>
      <w:r w:rsidRPr="009D08A8">
        <w:rPr>
          <w:i/>
          <w:iCs/>
        </w:rPr>
        <w:t>Nature Neuroscience</w:t>
      </w:r>
      <w:r w:rsidRPr="009D08A8">
        <w:t xml:space="preserve">, </w:t>
      </w:r>
      <w:r w:rsidRPr="009D08A8">
        <w:rPr>
          <w:i/>
          <w:iCs/>
        </w:rPr>
        <w:t>11</w:t>
      </w:r>
      <w:r w:rsidRPr="009D08A8">
        <w:t>(11), 1335–1342. https://doi.org/10.1038/nn.2212</w:t>
      </w:r>
    </w:p>
    <w:p w14:paraId="5B981027" w14:textId="77777777" w:rsidR="009D08A8" w:rsidRPr="009D08A8" w:rsidRDefault="009D08A8" w:rsidP="009D08A8">
      <w:pPr>
        <w:pStyle w:val="Bibliography"/>
      </w:pPr>
      <w:r w:rsidRPr="009D08A8">
        <w:t xml:space="preserve">Lundstrom, B. N., &amp; Richner, T. J. (2023). Neural adaptation and fractional dynamics as a window to underlying neural excitability. </w:t>
      </w:r>
      <w:r w:rsidRPr="009D08A8">
        <w:rPr>
          <w:i/>
          <w:iCs/>
        </w:rPr>
        <w:t>PLOS Computational Biology</w:t>
      </w:r>
      <w:r w:rsidRPr="009D08A8">
        <w:t xml:space="preserve">, </w:t>
      </w:r>
      <w:r w:rsidRPr="009D08A8">
        <w:rPr>
          <w:i/>
          <w:iCs/>
        </w:rPr>
        <w:t>19</w:t>
      </w:r>
      <w:r w:rsidRPr="009D08A8">
        <w:t>(2), e1010527. https://doi.org/10.1371/journal.pcbi.1010527</w:t>
      </w:r>
    </w:p>
    <w:p w14:paraId="73B07CC2" w14:textId="77777777" w:rsidR="009D08A8" w:rsidRPr="009D08A8" w:rsidRDefault="009D08A8" w:rsidP="009D08A8">
      <w:pPr>
        <w:pStyle w:val="Bibliography"/>
      </w:pPr>
      <w:r w:rsidRPr="009D08A8">
        <w:t xml:space="preserve">Lundstrom, B. N., Van </w:t>
      </w:r>
      <w:proofErr w:type="spellStart"/>
      <w:r w:rsidRPr="009D08A8">
        <w:t>Gompel</w:t>
      </w:r>
      <w:proofErr w:type="spellEnd"/>
      <w:r w:rsidRPr="009D08A8">
        <w:t xml:space="preserve">, J., Britton, J., Nickels, K., Wetjen, N., Worrell, G., &amp; Stead, M. (2016). Chronic Subthreshold Cortical Stimulation to Treat Focal Epilepsy. </w:t>
      </w:r>
      <w:r w:rsidRPr="009D08A8">
        <w:rPr>
          <w:i/>
          <w:iCs/>
        </w:rPr>
        <w:t>JAMA Neurology</w:t>
      </w:r>
      <w:r w:rsidRPr="009D08A8">
        <w:t xml:space="preserve">, </w:t>
      </w:r>
      <w:r w:rsidRPr="009D08A8">
        <w:rPr>
          <w:i/>
          <w:iCs/>
        </w:rPr>
        <w:t>73</w:t>
      </w:r>
      <w:r w:rsidRPr="009D08A8">
        <w:t>(11), 1370–1372. https://doi.org/10.1001/jamaneurol.2016.2857</w:t>
      </w:r>
    </w:p>
    <w:p w14:paraId="54AF2173" w14:textId="77777777" w:rsidR="009D08A8" w:rsidRPr="009D08A8" w:rsidRDefault="009D08A8" w:rsidP="009D08A8">
      <w:pPr>
        <w:pStyle w:val="Bibliography"/>
      </w:pPr>
      <w:r w:rsidRPr="009D08A8">
        <w:t xml:space="preserve">Lyapunov, A. (1892). </w:t>
      </w:r>
      <w:r w:rsidRPr="009D08A8">
        <w:rPr>
          <w:i/>
          <w:iCs/>
        </w:rPr>
        <w:t>The general problem of the stability of motion</w:t>
      </w:r>
      <w:r w:rsidRPr="009D08A8">
        <w:t>. Kharkov Mathematical Society.</w:t>
      </w:r>
    </w:p>
    <w:p w14:paraId="5DA32619" w14:textId="77777777" w:rsidR="009D08A8" w:rsidRPr="009D08A8" w:rsidRDefault="009D08A8" w:rsidP="009D08A8">
      <w:pPr>
        <w:pStyle w:val="Bibliography"/>
      </w:pPr>
      <w:r w:rsidRPr="009D08A8">
        <w:t xml:space="preserve">Maass, W., </w:t>
      </w:r>
      <w:proofErr w:type="spellStart"/>
      <w:r w:rsidRPr="009D08A8">
        <w:t>Natschläger</w:t>
      </w:r>
      <w:proofErr w:type="spellEnd"/>
      <w:r w:rsidRPr="009D08A8">
        <w:t xml:space="preserve">, T., &amp; Markram, H. (2002). Real-time computing without stable states: A new framework for neural computation based on perturbations. </w:t>
      </w:r>
      <w:r w:rsidRPr="009D08A8">
        <w:rPr>
          <w:i/>
          <w:iCs/>
        </w:rPr>
        <w:t>Neural Computation</w:t>
      </w:r>
      <w:r w:rsidRPr="009D08A8">
        <w:t xml:space="preserve">, </w:t>
      </w:r>
      <w:r w:rsidRPr="009D08A8">
        <w:rPr>
          <w:i/>
          <w:iCs/>
        </w:rPr>
        <w:t>14</w:t>
      </w:r>
      <w:r w:rsidRPr="009D08A8">
        <w:t>(11), 2531–2560. https://doi.org/10.1162/089976602760407955</w:t>
      </w:r>
    </w:p>
    <w:p w14:paraId="56F96772" w14:textId="77777777" w:rsidR="009D08A8" w:rsidRPr="009D08A8" w:rsidRDefault="009D08A8" w:rsidP="009D08A8">
      <w:pPr>
        <w:pStyle w:val="Bibliography"/>
      </w:pPr>
      <w:r w:rsidRPr="009D08A8">
        <w:t xml:space="preserve">Nyquist, H. (1932). Regeneration Theory. </w:t>
      </w:r>
      <w:r w:rsidRPr="009D08A8">
        <w:rPr>
          <w:i/>
          <w:iCs/>
        </w:rPr>
        <w:t>Bell System Technical Journal</w:t>
      </w:r>
      <w:r w:rsidRPr="009D08A8">
        <w:t xml:space="preserve">, </w:t>
      </w:r>
      <w:r w:rsidRPr="009D08A8">
        <w:rPr>
          <w:i/>
          <w:iCs/>
        </w:rPr>
        <w:t>11</w:t>
      </w:r>
      <w:r w:rsidRPr="009D08A8">
        <w:t>(1), 126–147. https://doi.org/10.1002/j.1538-7305.1932.tb02344.x</w:t>
      </w:r>
    </w:p>
    <w:p w14:paraId="39025C80" w14:textId="77777777" w:rsidR="009D08A8" w:rsidRPr="009D08A8" w:rsidRDefault="009D08A8" w:rsidP="009D08A8">
      <w:pPr>
        <w:pStyle w:val="Bibliography"/>
      </w:pPr>
      <w:r w:rsidRPr="009D08A8">
        <w:t xml:space="preserve">Oja, E. (1982). Simplified neuron model as a principal component analyzer. </w:t>
      </w:r>
      <w:r w:rsidRPr="009D08A8">
        <w:rPr>
          <w:i/>
          <w:iCs/>
        </w:rPr>
        <w:t>Journal of Mathematical Biology</w:t>
      </w:r>
      <w:r w:rsidRPr="009D08A8">
        <w:t xml:space="preserve">, </w:t>
      </w:r>
      <w:r w:rsidRPr="009D08A8">
        <w:rPr>
          <w:i/>
          <w:iCs/>
        </w:rPr>
        <w:t>15</w:t>
      </w:r>
      <w:r w:rsidRPr="009D08A8">
        <w:t>(3), 267–273. https://doi.org/10.1007/BF00275687</w:t>
      </w:r>
    </w:p>
    <w:p w14:paraId="2AA37D68" w14:textId="77777777" w:rsidR="009D08A8" w:rsidRPr="009D08A8" w:rsidRDefault="009D08A8" w:rsidP="009D08A8">
      <w:pPr>
        <w:pStyle w:val="Bibliography"/>
      </w:pPr>
      <w:r w:rsidRPr="009D08A8">
        <w:lastRenderedPageBreak/>
        <w:t xml:space="preserve">Principe, J. C., Euliano, N. R., &amp; Lefebvre, W. C. (1999). </w:t>
      </w:r>
      <w:r w:rsidRPr="009D08A8">
        <w:rPr>
          <w:i/>
          <w:iCs/>
        </w:rPr>
        <w:t>Neural and Adaptive Systems: Fundamentals through Simulations</w:t>
      </w:r>
      <w:r w:rsidRPr="009D08A8">
        <w:t>. Wiley.</w:t>
      </w:r>
    </w:p>
    <w:p w14:paraId="5D0ECFA1" w14:textId="77777777" w:rsidR="009D08A8" w:rsidRPr="009D08A8" w:rsidRDefault="009D08A8" w:rsidP="009D08A8">
      <w:pPr>
        <w:pStyle w:val="Bibliography"/>
      </w:pPr>
      <w:r w:rsidRPr="009D08A8">
        <w:t xml:space="preserve">Rajan, K., &amp; Abbott, L. F. (2006). Eigenvalue Spectra of Random Matrices for Neural Networks. </w:t>
      </w:r>
      <w:r w:rsidRPr="009D08A8">
        <w:rPr>
          <w:i/>
          <w:iCs/>
        </w:rPr>
        <w:t>Physical Review Letters</w:t>
      </w:r>
      <w:r w:rsidRPr="009D08A8">
        <w:t xml:space="preserve">, </w:t>
      </w:r>
      <w:r w:rsidRPr="009D08A8">
        <w:rPr>
          <w:i/>
          <w:iCs/>
        </w:rPr>
        <w:t>97</w:t>
      </w:r>
      <w:r w:rsidRPr="009D08A8">
        <w:t>(18), 188104. https://doi.org/10.1103/PhysRevLett.97.188104</w:t>
      </w:r>
    </w:p>
    <w:p w14:paraId="1C402CF5" w14:textId="77777777" w:rsidR="009D08A8" w:rsidRPr="009D08A8" w:rsidRDefault="009D08A8" w:rsidP="009D08A8">
      <w:pPr>
        <w:pStyle w:val="Bibliography"/>
      </w:pPr>
      <w:r w:rsidRPr="009D08A8">
        <w:t xml:space="preserve">Rajan, K., Abbott, L. F., &amp; </w:t>
      </w:r>
      <w:proofErr w:type="spellStart"/>
      <w:r w:rsidRPr="009D08A8">
        <w:t>Sompolinsky</w:t>
      </w:r>
      <w:proofErr w:type="spellEnd"/>
      <w:r w:rsidRPr="009D08A8">
        <w:t xml:space="preserve">, H. (2010). Stimulus-dependent suppression of chaos in recurrent neural networks. </w:t>
      </w:r>
      <w:r w:rsidRPr="009D08A8">
        <w:rPr>
          <w:i/>
          <w:iCs/>
        </w:rPr>
        <w:t>Physical Review E</w:t>
      </w:r>
      <w:r w:rsidRPr="009D08A8">
        <w:t xml:space="preserve">, </w:t>
      </w:r>
      <w:r w:rsidRPr="009D08A8">
        <w:rPr>
          <w:i/>
          <w:iCs/>
        </w:rPr>
        <w:t>82</w:t>
      </w:r>
      <w:r w:rsidRPr="009D08A8">
        <w:t>(1), 011903. https://doi.org/10.1103/PhysRevE.82.011903</w:t>
      </w:r>
    </w:p>
    <w:p w14:paraId="650961D5" w14:textId="77777777" w:rsidR="009D08A8" w:rsidRPr="009D08A8" w:rsidRDefault="009D08A8" w:rsidP="009D08A8">
      <w:pPr>
        <w:pStyle w:val="Bibliography"/>
      </w:pPr>
      <w:r w:rsidRPr="009D08A8">
        <w:t xml:space="preserve">Routh, E. J. (1877). </w:t>
      </w:r>
      <w:r w:rsidRPr="009D08A8">
        <w:rPr>
          <w:i/>
          <w:iCs/>
        </w:rPr>
        <w:t>A Treatise on the Stability of a Given State of Motion: Particularly Steady Motion. Being the Essay to which the Adams Prize was Adjudged in 1877, in the University of Cambridge</w:t>
      </w:r>
      <w:r w:rsidRPr="009D08A8">
        <w:t>. Macmillan and Company.</w:t>
      </w:r>
    </w:p>
    <w:p w14:paraId="33FB1660" w14:textId="77777777" w:rsidR="009D08A8" w:rsidRPr="009D08A8" w:rsidRDefault="009D08A8" w:rsidP="009D08A8">
      <w:pPr>
        <w:pStyle w:val="Bibliography"/>
      </w:pPr>
      <w:r w:rsidRPr="009D08A8">
        <w:t xml:space="preserve">Sherrington, S. C. S. (1906). </w:t>
      </w:r>
      <w:r w:rsidRPr="009D08A8">
        <w:rPr>
          <w:i/>
          <w:iCs/>
        </w:rPr>
        <w:t>The Integrative Action of the Nervous System</w:t>
      </w:r>
      <w:r w:rsidRPr="009D08A8">
        <w:t>. Yale University Press.</w:t>
      </w:r>
    </w:p>
    <w:p w14:paraId="42962D3A" w14:textId="77777777" w:rsidR="009D08A8" w:rsidRPr="009D08A8" w:rsidRDefault="009D08A8" w:rsidP="009D08A8">
      <w:pPr>
        <w:pStyle w:val="Bibliography"/>
      </w:pPr>
      <w:proofErr w:type="spellStart"/>
      <w:r w:rsidRPr="009D08A8">
        <w:t>Shiryayev</w:t>
      </w:r>
      <w:proofErr w:type="spellEnd"/>
      <w:r w:rsidRPr="009D08A8">
        <w:t xml:space="preserve">, A. N. (1993). New Metric Invariant of Transitive Dynamical Systems and Automorphisms of Lebesgue Spaces. In A. N. </w:t>
      </w:r>
      <w:proofErr w:type="spellStart"/>
      <w:r w:rsidRPr="009D08A8">
        <w:t>Shiryayev</w:t>
      </w:r>
      <w:proofErr w:type="spellEnd"/>
      <w:r w:rsidRPr="009D08A8">
        <w:t xml:space="preserve"> (Ed.), </w:t>
      </w:r>
      <w:r w:rsidRPr="009D08A8">
        <w:rPr>
          <w:i/>
          <w:iCs/>
        </w:rPr>
        <w:t>Selected Works of A. N. Kolmogorov: Volume III: Information Theory and the Theory of Algorithms</w:t>
      </w:r>
      <w:r w:rsidRPr="009D08A8">
        <w:t xml:space="preserve"> (pp. 57–61). Springer Netherlands. https://doi.org/10.1007/978-94-017-2973-4_5</w:t>
      </w:r>
    </w:p>
    <w:p w14:paraId="1651E76F" w14:textId="77777777" w:rsidR="009D08A8" w:rsidRPr="009D08A8" w:rsidRDefault="009D08A8" w:rsidP="009D08A8">
      <w:pPr>
        <w:pStyle w:val="Bibliography"/>
      </w:pPr>
      <w:r w:rsidRPr="009D08A8">
        <w:t xml:space="preserve">Smith, R. J., Hays, M. A., Kamali, G., Coogan, C., Crone, N. E., Kang, J. Y., &amp; Sarma, S. V. (2022). Stimulating native seizures with neural resonance: A new approach to localize the seizure onset zone. </w:t>
      </w:r>
      <w:r w:rsidRPr="009D08A8">
        <w:rPr>
          <w:i/>
          <w:iCs/>
        </w:rPr>
        <w:t>Brain</w:t>
      </w:r>
      <w:r w:rsidRPr="009D08A8">
        <w:t xml:space="preserve">, </w:t>
      </w:r>
      <w:r w:rsidRPr="009D08A8">
        <w:rPr>
          <w:i/>
          <w:iCs/>
        </w:rPr>
        <w:t>145</w:t>
      </w:r>
      <w:r w:rsidRPr="009D08A8">
        <w:t>(11), 3886–3900. https://doi.org/10.1093/brain/awac214</w:t>
      </w:r>
    </w:p>
    <w:p w14:paraId="5F284D3D" w14:textId="77777777" w:rsidR="009D08A8" w:rsidRPr="009D08A8" w:rsidRDefault="009D08A8" w:rsidP="009D08A8">
      <w:pPr>
        <w:pStyle w:val="Bibliography"/>
      </w:pPr>
      <w:r w:rsidRPr="009D08A8">
        <w:lastRenderedPageBreak/>
        <w:t xml:space="preserve">Smith, R. J., Kamali, G., Hays, M., Coogan, C. G., Crone, N. E., Sarma, S. V., &amp; Kang, J. Y. (2020). State-space models of evoked potentials to localize the seizure onset zone. </w:t>
      </w:r>
      <w:r w:rsidRPr="009D08A8">
        <w:rPr>
          <w:i/>
          <w:iCs/>
        </w:rPr>
        <w:t>2020 42nd Annual International Conference of the IEEE Engineering in Medicine &amp; Biology Society (EMBC)</w:t>
      </w:r>
      <w:r w:rsidRPr="009D08A8">
        <w:t>, 2528–2531. https://doi.org/10.1109/EMBC44109.2020.9176697</w:t>
      </w:r>
    </w:p>
    <w:p w14:paraId="2827F4AE" w14:textId="77777777" w:rsidR="009D08A8" w:rsidRPr="009D08A8" w:rsidRDefault="009D08A8" w:rsidP="009D08A8">
      <w:pPr>
        <w:pStyle w:val="Bibliography"/>
      </w:pPr>
      <w:r w:rsidRPr="009D08A8">
        <w:t xml:space="preserve">Sritharan, D., &amp; Sarma, S. V. (2014). Fragility in Dynamic Networks: Application to Neural Networks in the Epileptic Cortex. </w:t>
      </w:r>
      <w:r w:rsidRPr="009D08A8">
        <w:rPr>
          <w:i/>
          <w:iCs/>
        </w:rPr>
        <w:t>Neural Computation</w:t>
      </w:r>
      <w:r w:rsidRPr="009D08A8">
        <w:t xml:space="preserve">, </w:t>
      </w:r>
      <w:r w:rsidRPr="009D08A8">
        <w:rPr>
          <w:i/>
          <w:iCs/>
        </w:rPr>
        <w:t>26</w:t>
      </w:r>
      <w:r w:rsidRPr="009D08A8">
        <w:t>(10), 2294–2327. https://doi.org/10.1162/NECO_a_00644</w:t>
      </w:r>
    </w:p>
    <w:p w14:paraId="1FE270AF" w14:textId="77777777" w:rsidR="009D08A8" w:rsidRPr="009D08A8" w:rsidRDefault="009D08A8" w:rsidP="009D08A8">
      <w:pPr>
        <w:pStyle w:val="Bibliography"/>
      </w:pPr>
      <w:r w:rsidRPr="009D08A8">
        <w:t xml:space="preserve">Torres, J. J., &amp; Kappen, H. J. (2013). Emerging phenomena in neural networks with dynamic synapses and their computational implications. </w:t>
      </w:r>
      <w:r w:rsidRPr="009D08A8">
        <w:rPr>
          <w:i/>
          <w:iCs/>
        </w:rPr>
        <w:t>Frontiers in Computational Neuroscience</w:t>
      </w:r>
      <w:r w:rsidRPr="009D08A8">
        <w:t xml:space="preserve">, </w:t>
      </w:r>
      <w:r w:rsidRPr="009D08A8">
        <w:rPr>
          <w:i/>
          <w:iCs/>
        </w:rPr>
        <w:t>7</w:t>
      </w:r>
      <w:r w:rsidRPr="009D08A8">
        <w:t>. https://doi.org/10.3389/fncom.2013.00030</w:t>
      </w:r>
    </w:p>
    <w:p w14:paraId="4D09A943" w14:textId="77777777" w:rsidR="009D08A8" w:rsidRPr="009D08A8" w:rsidRDefault="009D08A8" w:rsidP="009D08A8">
      <w:pPr>
        <w:pStyle w:val="Bibliography"/>
      </w:pPr>
      <w:proofErr w:type="spellStart"/>
      <w:r w:rsidRPr="009D08A8">
        <w:t>Toyoizumi</w:t>
      </w:r>
      <w:proofErr w:type="spellEnd"/>
      <w:r w:rsidRPr="009D08A8">
        <w:t xml:space="preserve">, T., &amp; Abbott, L. F. (2011). Beyond the edge of chaos: Amplification and temporal integration by recurrent networks in the chaotic regime. </w:t>
      </w:r>
      <w:r w:rsidRPr="009D08A8">
        <w:rPr>
          <w:i/>
          <w:iCs/>
        </w:rPr>
        <w:t>Physical Review E</w:t>
      </w:r>
      <w:r w:rsidRPr="009D08A8">
        <w:t xml:space="preserve">, </w:t>
      </w:r>
      <w:r w:rsidRPr="009D08A8">
        <w:rPr>
          <w:i/>
          <w:iCs/>
        </w:rPr>
        <w:t>84</w:t>
      </w:r>
      <w:r w:rsidRPr="009D08A8">
        <w:t>(5), 051908. https://doi.org/10.1103/PhysRevE.84.051908</w:t>
      </w:r>
    </w:p>
    <w:p w14:paraId="06AF5851" w14:textId="77777777" w:rsidR="009D08A8" w:rsidRPr="009D08A8" w:rsidRDefault="009D08A8" w:rsidP="009D08A8">
      <w:pPr>
        <w:pStyle w:val="Bibliography"/>
      </w:pPr>
      <w:r w:rsidRPr="009D08A8">
        <w:t xml:space="preserve">Tripp, B. P., &amp; </w:t>
      </w:r>
      <w:proofErr w:type="spellStart"/>
      <w:r w:rsidRPr="009D08A8">
        <w:t>Eliasmith</w:t>
      </w:r>
      <w:proofErr w:type="spellEnd"/>
      <w:r w:rsidRPr="009D08A8">
        <w:t xml:space="preserve">, C. (2010). Population Models of Temporal Differentiation. </w:t>
      </w:r>
      <w:r w:rsidRPr="009D08A8">
        <w:rPr>
          <w:i/>
          <w:iCs/>
        </w:rPr>
        <w:t>Neural Computation</w:t>
      </w:r>
      <w:r w:rsidRPr="009D08A8">
        <w:t xml:space="preserve">, </w:t>
      </w:r>
      <w:r w:rsidRPr="009D08A8">
        <w:rPr>
          <w:i/>
          <w:iCs/>
        </w:rPr>
        <w:t>22</w:t>
      </w:r>
      <w:r w:rsidRPr="009D08A8">
        <w:t>(3), 621–659. https://doi.org/10.1162/neco.2009.02-09-970</w:t>
      </w:r>
    </w:p>
    <w:p w14:paraId="0FDBE143" w14:textId="77777777" w:rsidR="009D08A8" w:rsidRPr="009D08A8" w:rsidRDefault="009D08A8" w:rsidP="009D08A8">
      <w:pPr>
        <w:pStyle w:val="Bibliography"/>
      </w:pPr>
      <w:proofErr w:type="spellStart"/>
      <w:r w:rsidRPr="009D08A8">
        <w:t>Tsodyks</w:t>
      </w:r>
      <w:proofErr w:type="spellEnd"/>
      <w:r w:rsidRPr="009D08A8">
        <w:t>, M., &amp; Markram, H. (1997). The neural code between neocortical pyramidal neurons depends on neurotransmitter release</w:t>
      </w:r>
      <w:r w:rsidRPr="009D08A8">
        <w:rPr>
          <w:rFonts w:ascii="Arial" w:hAnsi="Arial" w:cs="Arial"/>
        </w:rPr>
        <w:t> </w:t>
      </w:r>
      <w:r w:rsidRPr="009D08A8">
        <w:t xml:space="preserve">probability. </w:t>
      </w:r>
      <w:r w:rsidRPr="009D08A8">
        <w:rPr>
          <w:i/>
          <w:iCs/>
        </w:rPr>
        <w:t>Proceedings of the National Academy of Sciences</w:t>
      </w:r>
      <w:r w:rsidRPr="009D08A8">
        <w:t xml:space="preserve">, </w:t>
      </w:r>
      <w:r w:rsidRPr="009D08A8">
        <w:rPr>
          <w:i/>
          <w:iCs/>
        </w:rPr>
        <w:t>94</w:t>
      </w:r>
      <w:r w:rsidRPr="009D08A8">
        <w:t>(2), 719–723. https://doi.org/10.1073/pnas.94.2.719</w:t>
      </w:r>
    </w:p>
    <w:p w14:paraId="015D85E9" w14:textId="77777777" w:rsidR="009D08A8" w:rsidRPr="009D08A8" w:rsidRDefault="009D08A8" w:rsidP="009D08A8">
      <w:pPr>
        <w:pStyle w:val="Bibliography"/>
      </w:pPr>
      <w:proofErr w:type="spellStart"/>
      <w:r w:rsidRPr="009D08A8">
        <w:t>Tsodyks</w:t>
      </w:r>
      <w:proofErr w:type="spellEnd"/>
      <w:r w:rsidRPr="009D08A8">
        <w:t xml:space="preserve">, M., </w:t>
      </w:r>
      <w:proofErr w:type="spellStart"/>
      <w:r w:rsidRPr="009D08A8">
        <w:t>Pawelzik</w:t>
      </w:r>
      <w:proofErr w:type="spellEnd"/>
      <w:r w:rsidRPr="009D08A8">
        <w:t xml:space="preserve">, K., &amp; Markram, H. (1998). Neural Networks with Dynamic Synapses. </w:t>
      </w:r>
      <w:r w:rsidRPr="009D08A8">
        <w:rPr>
          <w:i/>
          <w:iCs/>
        </w:rPr>
        <w:t>Neural Computation</w:t>
      </w:r>
      <w:r w:rsidRPr="009D08A8">
        <w:t xml:space="preserve">, </w:t>
      </w:r>
      <w:r w:rsidRPr="009D08A8">
        <w:rPr>
          <w:i/>
          <w:iCs/>
        </w:rPr>
        <w:t>10</w:t>
      </w:r>
      <w:r w:rsidRPr="009D08A8">
        <w:t>(4), 821–835. https://doi.org/10.1162/089976698300017502</w:t>
      </w:r>
    </w:p>
    <w:p w14:paraId="7BE6E274" w14:textId="77777777" w:rsidR="009D08A8" w:rsidRPr="009D08A8" w:rsidRDefault="009D08A8" w:rsidP="009D08A8">
      <w:pPr>
        <w:pStyle w:val="Bibliography"/>
      </w:pPr>
      <w:proofErr w:type="spellStart"/>
      <w:r w:rsidRPr="009D08A8">
        <w:lastRenderedPageBreak/>
        <w:t>Tsodyks</w:t>
      </w:r>
      <w:proofErr w:type="spellEnd"/>
      <w:r w:rsidRPr="009D08A8">
        <w:t xml:space="preserve">, M. V., Skaggs, W. E., Sejnowski, T. J., &amp; McNaughton, B. L. (1997). Paradoxical Effects of External Modulation of Inhibitory Interneurons. </w:t>
      </w:r>
      <w:r w:rsidRPr="009D08A8">
        <w:rPr>
          <w:i/>
          <w:iCs/>
        </w:rPr>
        <w:t>Journal of Neuroscience</w:t>
      </w:r>
      <w:r w:rsidRPr="009D08A8">
        <w:t xml:space="preserve">, </w:t>
      </w:r>
      <w:r w:rsidRPr="009D08A8">
        <w:rPr>
          <w:i/>
          <w:iCs/>
        </w:rPr>
        <w:t>17</w:t>
      </w:r>
      <w:r w:rsidRPr="009D08A8">
        <w:t>(11), 4382–4388. https://doi.org/10.1523/JNEUROSCI.17-11-04382.1997</w:t>
      </w:r>
    </w:p>
    <w:p w14:paraId="638A7FCA" w14:textId="77777777" w:rsidR="009D08A8" w:rsidRPr="009D08A8" w:rsidRDefault="009D08A8" w:rsidP="009D08A8">
      <w:pPr>
        <w:pStyle w:val="Bibliography"/>
      </w:pPr>
      <w:r w:rsidRPr="009D08A8">
        <w:t xml:space="preserve">Wu, Y. K., &amp; </w:t>
      </w:r>
      <w:proofErr w:type="spellStart"/>
      <w:r w:rsidRPr="009D08A8">
        <w:t>Gjorgjieva</w:t>
      </w:r>
      <w:proofErr w:type="spellEnd"/>
      <w:r w:rsidRPr="009D08A8">
        <w:t xml:space="preserve">, J. (2023). Inhibition stabilization and paradoxical effects in recurrent neural networks with short-term plasticity. </w:t>
      </w:r>
      <w:r w:rsidRPr="009D08A8">
        <w:rPr>
          <w:i/>
          <w:iCs/>
        </w:rPr>
        <w:t>Physical Review Research</w:t>
      </w:r>
      <w:r w:rsidRPr="009D08A8">
        <w:t xml:space="preserve">, </w:t>
      </w:r>
      <w:r w:rsidRPr="009D08A8">
        <w:rPr>
          <w:i/>
          <w:iCs/>
        </w:rPr>
        <w:t>5</w:t>
      </w:r>
      <w:r w:rsidRPr="009D08A8">
        <w:t>(3), 033023. https://doi.org/10.1103/PhysRevResearch.5.033023</w:t>
      </w:r>
    </w:p>
    <w:p w14:paraId="53555328" w14:textId="77777777" w:rsidR="009D08A8" w:rsidRPr="009D08A8" w:rsidRDefault="009D08A8" w:rsidP="009D08A8">
      <w:pPr>
        <w:pStyle w:val="Bibliography"/>
      </w:pPr>
      <w:r w:rsidRPr="009D08A8">
        <w:t xml:space="preserve">Zenke, F., Gerstner, W., &amp; Ganguli, S. (2017). The temporal paradox of Hebbian learning and homeostatic plasticity. </w:t>
      </w:r>
      <w:r w:rsidRPr="009D08A8">
        <w:rPr>
          <w:i/>
          <w:iCs/>
        </w:rPr>
        <w:t>Current Opinion in Neurobiology</w:t>
      </w:r>
      <w:r w:rsidRPr="009D08A8">
        <w:t xml:space="preserve">, </w:t>
      </w:r>
      <w:r w:rsidRPr="009D08A8">
        <w:rPr>
          <w:i/>
          <w:iCs/>
        </w:rPr>
        <w:t>43</w:t>
      </w:r>
      <w:r w:rsidRPr="009D08A8">
        <w:t>, 166–176. https://doi.org/10.1016/j.conb.2017.03.015</w:t>
      </w:r>
    </w:p>
    <w:p w14:paraId="20ABF845" w14:textId="0B63F928" w:rsidR="00100A50" w:rsidRPr="005E39BB" w:rsidRDefault="00545276" w:rsidP="009D08A8">
      <w:pPr>
        <w:pStyle w:val="Bibliography"/>
        <w:rPr>
          <w:color w:val="000000" w:themeColor="text1"/>
        </w:rPr>
      </w:pPr>
      <w:r w:rsidRPr="005E39BB">
        <w:rPr>
          <w:color w:val="000000" w:themeColor="text1"/>
        </w:rPr>
        <w:fldChar w:fldCharType="end"/>
      </w:r>
    </w:p>
    <w:p w14:paraId="07A90BAA" w14:textId="2C68301D" w:rsidR="00100A50" w:rsidRPr="005E39BB" w:rsidRDefault="00100A50" w:rsidP="00100A50">
      <w:pPr>
        <w:rPr>
          <w:color w:val="000000" w:themeColor="text1"/>
        </w:rPr>
      </w:pPr>
      <w:r w:rsidRPr="005E39BB">
        <w:rPr>
          <w:color w:val="000000" w:themeColor="text1"/>
        </w:rPr>
        <w:br w:type="page"/>
      </w:r>
    </w:p>
    <w:p w14:paraId="032D4DAF" w14:textId="7C3CE366" w:rsidR="005D2E4D" w:rsidRDefault="005D2E4D" w:rsidP="005D2E4D">
      <w:pPr>
        <w:pStyle w:val="Bibliography"/>
        <w:spacing w:line="240" w:lineRule="auto"/>
        <w:ind w:left="0" w:firstLine="0"/>
        <w:rPr>
          <w:b/>
          <w:bCs/>
          <w:color w:val="000000" w:themeColor="text1"/>
        </w:rPr>
      </w:pPr>
      <w:r>
        <w:rPr>
          <w:b/>
          <w:bCs/>
          <w:color w:val="000000" w:themeColor="text1"/>
        </w:rPr>
        <w:lastRenderedPageBreak/>
        <w:t>Appendix A</w:t>
      </w:r>
    </w:p>
    <w:p w14:paraId="48D86820" w14:textId="77777777" w:rsidR="005D2E4D" w:rsidRDefault="005D2E4D" w:rsidP="005D2E4D">
      <w:pPr>
        <w:rPr>
          <w:color w:val="000000" w:themeColor="text1"/>
        </w:rPr>
      </w:pPr>
    </w:p>
    <w:p w14:paraId="752C66AF" w14:textId="24B82E64" w:rsidR="005D2E4D" w:rsidRDefault="005D2E4D" w:rsidP="005D2E4D">
      <w:pPr>
        <w:rPr>
          <w:color w:val="000000" w:themeColor="text1"/>
        </w:rPr>
      </w:pPr>
      <w:r>
        <w:rPr>
          <w:color w:val="000000" w:themeColor="text1"/>
        </w:rPr>
        <w:t>Briefly, we will review feedback and eigenvalues for the benefit of a wider audience. Many homeostatic processes can be well described by a first-order differential equation.</w:t>
      </w:r>
    </w:p>
    <w:p w14:paraId="436C4681" w14:textId="77777777" w:rsidR="005D2E4D" w:rsidRPr="00480C92" w:rsidRDefault="005D2E4D" w:rsidP="005D2E4D">
      <w:pPr>
        <w:rPr>
          <w:rFonts w:eastAsiaTheme="minorEastAsia"/>
          <w:color w:val="000000" w:themeColor="text1"/>
        </w:rPr>
      </w:pPr>
      <m:oMathPara>
        <m:oMath>
          <m:r>
            <w:rPr>
              <w:rFonts w:ascii="Cambria Math" w:hAnsi="Cambria Math"/>
              <w:color w:val="000000" w:themeColor="text1"/>
            </w:rPr>
            <m:t>τ</m:t>
          </m:r>
          <m:f>
            <m:fPr>
              <m:ctrlPr>
                <w:rPr>
                  <w:rFonts w:ascii="Cambria Math" w:hAnsi="Cambria Math"/>
                  <w:i/>
                  <w:color w:val="000000" w:themeColor="text1"/>
                </w:rPr>
              </m:ctrlPr>
            </m:fPr>
            <m:num>
              <m:r>
                <w:rPr>
                  <w:rFonts w:ascii="Cambria Math" w:hAnsi="Cambria Math"/>
                  <w:color w:val="000000" w:themeColor="text1"/>
                </w:rPr>
                <m:t>dr</m:t>
              </m:r>
            </m:num>
            <m:den>
              <m:r>
                <w:rPr>
                  <w:rFonts w:ascii="Cambria Math" w:hAnsi="Cambria Math"/>
                  <w:color w:val="000000" w:themeColor="text1"/>
                </w:rPr>
                <m:t>dt</m:t>
              </m:r>
            </m:den>
          </m:f>
          <m:r>
            <w:rPr>
              <w:rFonts w:ascii="Cambria Math" w:hAnsi="Cambria Math"/>
              <w:color w:val="000000" w:themeColor="text1"/>
            </w:rPr>
            <m:t>=-r+u</m:t>
          </m:r>
        </m:oMath>
      </m:oMathPara>
    </w:p>
    <w:p w14:paraId="2BD9912A" w14:textId="77777777" w:rsidR="005D2E4D" w:rsidRDefault="005D2E4D" w:rsidP="005D2E4D">
      <w:pPr>
        <w:jc w:val="right"/>
        <w:rPr>
          <w:rFonts w:eastAsiaTheme="minorEastAsia"/>
          <w:color w:val="000000" w:themeColor="text1"/>
        </w:rPr>
      </w:pPr>
      <w:r>
        <w:rPr>
          <w:rFonts w:eastAsiaTheme="minorEastAsia"/>
          <w:color w:val="000000" w:themeColor="text1"/>
        </w:rPr>
        <w:t>1</w:t>
      </w:r>
    </w:p>
    <w:p w14:paraId="54A2CAFA" w14:textId="77777777" w:rsidR="005D2E4D" w:rsidRDefault="005D2E4D" w:rsidP="005D2E4D">
      <w:pPr>
        <w:rPr>
          <w:rFonts w:eastAsiaTheme="minorEastAsia"/>
          <w:color w:val="000000" w:themeColor="text1"/>
        </w:rPr>
      </w:pPr>
      <w:r>
        <w:rPr>
          <w:rFonts w:eastAsiaTheme="minorEastAsia"/>
          <w:color w:val="000000" w:themeColor="text1"/>
        </w:rPr>
        <w:t xml:space="preserve">In this system, </w:t>
      </w:r>
      <m:oMath>
        <m:r>
          <w:rPr>
            <w:rFonts w:ascii="Cambria Math" w:hAnsi="Cambria Math"/>
            <w:color w:val="000000" w:themeColor="text1"/>
          </w:rPr>
          <m:t>-r</m:t>
        </m:r>
      </m:oMath>
      <w:r>
        <w:rPr>
          <w:rFonts w:eastAsiaTheme="minorEastAsia"/>
          <w:color w:val="000000" w:themeColor="text1"/>
        </w:rPr>
        <w:t xml:space="preserve"> creates negative feedback such that </w:t>
      </w:r>
      <m:oMath>
        <m:r>
          <w:rPr>
            <w:rFonts w:ascii="Cambria Math" w:hAnsi="Cambria Math"/>
            <w:color w:val="000000" w:themeColor="text1"/>
          </w:rPr>
          <m:t>x</m:t>
        </m:r>
      </m:oMath>
      <w:r>
        <w:rPr>
          <w:rFonts w:eastAsiaTheme="minorEastAsia"/>
          <w:color w:val="000000" w:themeColor="text1"/>
        </w:rPr>
        <w:t xml:space="preserve"> will stably converge towards </w:t>
      </w:r>
      <m:oMath>
        <m:r>
          <w:rPr>
            <w:rFonts w:ascii="Cambria Math" w:hAnsi="Cambria Math"/>
            <w:color w:val="000000" w:themeColor="text1"/>
          </w:rPr>
          <m:t>u</m:t>
        </m:r>
      </m:oMath>
      <w:r>
        <w:rPr>
          <w:rFonts w:eastAsiaTheme="minorEastAsia"/>
          <w:color w:val="000000" w:themeColor="text1"/>
        </w:rPr>
        <w:t xml:space="preserve">, the setpoint, with an exponential decay rate of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hAnsi="Cambria Math"/>
                <w:color w:val="000000" w:themeColor="text1"/>
              </w:rPr>
              <m:t>τ</m:t>
            </m:r>
          </m:den>
        </m:f>
      </m:oMath>
      <w:r>
        <w:rPr>
          <w:rFonts w:eastAsiaTheme="minorEastAsia"/>
          <w:color w:val="000000" w:themeColor="text1"/>
        </w:rPr>
        <w:t xml:space="preserve">. This decay is the eigenvalue.  If, however, we flip the sign of the feedback to </w:t>
      </w:r>
      <m:oMath>
        <m:r>
          <w:rPr>
            <w:rFonts w:ascii="Cambria Math" w:hAnsi="Cambria Math"/>
            <w:color w:val="000000" w:themeColor="text1"/>
          </w:rPr>
          <m:t>+r</m:t>
        </m:r>
      </m:oMath>
      <w:r>
        <w:rPr>
          <w:rFonts w:eastAsiaTheme="minorEastAsia"/>
          <w:color w:val="000000" w:themeColor="text1"/>
        </w:rPr>
        <w:t xml:space="preserve"> and </w:t>
      </w:r>
      <m:oMath>
        <m:r>
          <w:rPr>
            <w:rFonts w:ascii="Cambria Math" w:hAnsi="Cambria Math"/>
            <w:color w:val="000000" w:themeColor="text1"/>
          </w:rPr>
          <m:t>u</m:t>
        </m:r>
      </m:oMath>
      <w:r>
        <w:rPr>
          <w:rFonts w:eastAsiaTheme="minorEastAsia"/>
          <w:color w:val="000000" w:themeColor="text1"/>
        </w:rPr>
        <w:t xml:space="preserve"> to zero, positive feedback will cause the system to diverge exponentially towards positive or negative infinity with solution </w:t>
      </w:r>
    </w:p>
    <w:p w14:paraId="0451C70B" w14:textId="77777777" w:rsidR="005D2E4D" w:rsidRDefault="005D2E4D" w:rsidP="005D2E4D">
      <w:pPr>
        <w:rPr>
          <w:rFonts w:eastAsiaTheme="minorEastAsia"/>
          <w:color w:val="000000" w:themeColor="text1"/>
        </w:rPr>
      </w:pPr>
      <m:oMathPara>
        <m:oMath>
          <m:r>
            <w:rPr>
              <w:rFonts w:ascii="Cambria Math" w:eastAsiaTheme="minorEastAsia" w:hAnsi="Cambria Math"/>
              <w:color w:val="000000" w:themeColor="text1"/>
            </w:rPr>
            <m:t>r</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t</m:t>
              </m:r>
            </m:e>
          </m:d>
          <m:r>
            <w:rPr>
              <w:rFonts w:ascii="Cambria Math" w:eastAsiaTheme="minorEastAsia" w:hAnsi="Cambria Math"/>
              <w:color w:val="000000" w:themeColor="text1"/>
            </w:rPr>
            <m:t xml:space="preserve">= </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0</m:t>
              </m:r>
            </m:sub>
          </m:sSub>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e</m:t>
              </m:r>
            </m:e>
            <m:sup>
              <m:f>
                <m:fPr>
                  <m:type m:val="lin"/>
                  <m:ctrlPr>
                    <w:rPr>
                      <w:rFonts w:ascii="Cambria Math" w:eastAsiaTheme="minorEastAsia" w:hAnsi="Cambria Math"/>
                      <w:i/>
                      <w:color w:val="000000" w:themeColor="text1"/>
                    </w:rPr>
                  </m:ctrlPr>
                </m:fPr>
                <m:num>
                  <m:r>
                    <w:rPr>
                      <w:rFonts w:ascii="Cambria Math" w:eastAsiaTheme="minorEastAsia" w:hAnsi="Cambria Math"/>
                      <w:color w:val="000000" w:themeColor="text1"/>
                    </w:rPr>
                    <m:t>t</m:t>
                  </m:r>
                </m:num>
                <m:den>
                  <m:r>
                    <w:rPr>
                      <w:rFonts w:ascii="Cambria Math" w:hAnsi="Cambria Math"/>
                      <w:color w:val="000000" w:themeColor="text1"/>
                    </w:rPr>
                    <m:t>τ</m:t>
                  </m:r>
                </m:den>
              </m:f>
            </m:sup>
          </m:sSup>
        </m:oMath>
      </m:oMathPara>
    </w:p>
    <w:p w14:paraId="504DABE4" w14:textId="77777777" w:rsidR="005D2E4D" w:rsidRDefault="005D2E4D" w:rsidP="005D2E4D">
      <w:pPr>
        <w:jc w:val="right"/>
        <w:rPr>
          <w:rFonts w:eastAsiaTheme="minorEastAsia"/>
          <w:color w:val="000000" w:themeColor="text1"/>
        </w:rPr>
      </w:pPr>
      <w:r>
        <w:rPr>
          <w:rFonts w:eastAsiaTheme="minorEastAsia"/>
          <w:color w:val="000000" w:themeColor="text1"/>
        </w:rPr>
        <w:t>2</w:t>
      </w:r>
    </w:p>
    <w:p w14:paraId="4EC81AD3" w14:textId="77777777" w:rsidR="005D2E4D" w:rsidRDefault="005D2E4D" w:rsidP="005D2E4D">
      <w:pPr>
        <w:rPr>
          <w:rFonts w:eastAsiaTheme="minorEastAsia"/>
          <w:color w:val="000000" w:themeColor="text1"/>
        </w:rPr>
      </w:pPr>
      <w:r>
        <w:rPr>
          <w:rFonts w:eastAsiaTheme="minorEastAsia"/>
          <w:color w:val="000000" w:themeColor="text1"/>
        </w:rPr>
        <w:t xml:space="preserve">Continuous, linear, recurrent neural networks are set </w:t>
      </w:r>
      <m:oMath>
        <m:r>
          <w:rPr>
            <w:rFonts w:ascii="Cambria Math" w:eastAsiaTheme="minorEastAsia" w:hAnsi="Cambria Math"/>
            <w:color w:val="000000" w:themeColor="text1"/>
          </w:rPr>
          <m:t>n</m:t>
        </m:r>
      </m:oMath>
      <w:r>
        <w:rPr>
          <w:rFonts w:eastAsiaTheme="minorEastAsia"/>
          <w:color w:val="000000" w:themeColor="text1"/>
        </w:rPr>
        <w:t xml:space="preserve"> equations </w:t>
      </w:r>
      <w:proofErr w:type="gramStart"/>
      <w:r>
        <w:rPr>
          <w:rFonts w:eastAsiaTheme="minorEastAsia"/>
          <w:color w:val="000000" w:themeColor="text1"/>
        </w:rPr>
        <w:t>similar to</w:t>
      </w:r>
      <w:proofErr w:type="gramEnd"/>
      <w:r>
        <w:rPr>
          <w:rFonts w:eastAsiaTheme="minorEastAsia"/>
          <w:color w:val="000000" w:themeColor="text1"/>
        </w:rPr>
        <w:t xml:space="preserve"> (eq. 1) with an </w:t>
      </w:r>
      <m:oMath>
        <m:r>
          <w:rPr>
            <w:rFonts w:ascii="Cambria Math" w:eastAsiaTheme="minorEastAsia" w:hAnsi="Cambria Math"/>
            <w:color w:val="000000" w:themeColor="text1"/>
          </w:rPr>
          <m:t>n</m:t>
        </m:r>
      </m:oMath>
      <w:r>
        <w:rPr>
          <w:rFonts w:eastAsiaTheme="minorEastAsia"/>
          <w:color w:val="000000" w:themeColor="text1"/>
        </w:rPr>
        <w:t xml:space="preserve"> x </w:t>
      </w:r>
      <m:oMath>
        <m:r>
          <w:rPr>
            <w:rFonts w:ascii="Cambria Math" w:eastAsiaTheme="minorEastAsia" w:hAnsi="Cambria Math"/>
            <w:color w:val="000000" w:themeColor="text1"/>
          </w:rPr>
          <m:t>n</m:t>
        </m:r>
      </m:oMath>
      <w:r>
        <w:rPr>
          <w:rFonts w:eastAsiaTheme="minorEastAsia"/>
          <w:color w:val="000000" w:themeColor="text1"/>
        </w:rPr>
        <w:t xml:space="preserve"> connection matrix </w:t>
      </w:r>
      <m:oMath>
        <m:r>
          <w:rPr>
            <w:rFonts w:ascii="Cambria Math" w:eastAsiaTheme="minorEastAsia" w:hAnsi="Cambria Math"/>
            <w:color w:val="000000" w:themeColor="text1"/>
          </w:rPr>
          <m:t>M</m:t>
        </m:r>
      </m:oMath>
      <w:r>
        <w:rPr>
          <w:rFonts w:eastAsiaTheme="minorEastAsia"/>
          <w:color w:val="000000" w:themeColor="text1"/>
        </w:rPr>
        <w:t>.  The system becomes</w:t>
      </w:r>
    </w:p>
    <w:p w14:paraId="6DB9F80D" w14:textId="77777777" w:rsidR="005D2E4D" w:rsidRPr="00C24554" w:rsidRDefault="00000000" w:rsidP="005D2E4D">
      <w:pPr>
        <w:rPr>
          <w:rFonts w:eastAsiaTheme="minorEastAsia"/>
          <w:b/>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d</m:t>
              </m:r>
              <m:r>
                <m:rPr>
                  <m:sty m:val="bi"/>
                </m:rPr>
                <w:rPr>
                  <w:rFonts w:ascii="Cambria Math" w:hAnsi="Cambria Math"/>
                  <w:color w:val="000000" w:themeColor="text1"/>
                </w:rPr>
                <m:t>r</m:t>
              </m:r>
            </m:num>
            <m:den>
              <m:r>
                <w:rPr>
                  <w:rFonts w:ascii="Cambria Math" w:hAnsi="Cambria Math"/>
                  <w:color w:val="000000" w:themeColor="text1"/>
                </w:rPr>
                <m:t>dt</m:t>
              </m:r>
            </m:den>
          </m:f>
          <m:r>
            <w:rPr>
              <w:rFonts w:ascii="Cambria Math" w:eastAsiaTheme="minorEastAsia" w:hAnsi="Cambria Math"/>
              <w:color w:val="000000" w:themeColor="text1"/>
            </w:rPr>
            <m:t>=M</m:t>
          </m:r>
          <m:r>
            <m:rPr>
              <m:sty m:val="bi"/>
            </m:rPr>
            <w:rPr>
              <w:rFonts w:ascii="Cambria Math" w:eastAsiaTheme="minorEastAsia" w:hAnsi="Cambria Math"/>
              <w:color w:val="000000" w:themeColor="text1"/>
            </w:rPr>
            <m:t>r+u</m:t>
          </m:r>
        </m:oMath>
      </m:oMathPara>
    </w:p>
    <w:p w14:paraId="016E5A8B" w14:textId="01943C13" w:rsidR="00C24554" w:rsidRPr="00C24554" w:rsidRDefault="00C24554" w:rsidP="00C24554">
      <w:pPr>
        <w:jc w:val="right"/>
        <w:rPr>
          <w:rFonts w:eastAsiaTheme="minorEastAsia"/>
          <w:bCs/>
          <w:color w:val="000000" w:themeColor="text1"/>
        </w:rPr>
      </w:pPr>
      <w:r w:rsidRPr="00C24554">
        <w:rPr>
          <w:rFonts w:eastAsiaTheme="minorEastAsia"/>
          <w:bCs/>
          <w:color w:val="000000" w:themeColor="text1"/>
        </w:rPr>
        <w:t>3</w:t>
      </w:r>
    </w:p>
    <w:p w14:paraId="126DFE0A" w14:textId="77777777" w:rsidR="005D2E4D" w:rsidRDefault="005D2E4D" w:rsidP="005D2E4D">
      <w:pPr>
        <w:rPr>
          <w:rFonts w:eastAsiaTheme="minorEastAsia"/>
          <w:color w:val="000000" w:themeColor="text1"/>
        </w:rPr>
      </w:pPr>
      <w:r>
        <w:rPr>
          <w:rFonts w:eastAsiaTheme="minorEastAsia"/>
          <w:bCs/>
          <w:color w:val="000000" w:themeColor="text1"/>
        </w:rPr>
        <w:t xml:space="preserve">with bold notation indicating vectors.  </w:t>
      </w:r>
      <w:r>
        <w:rPr>
          <w:rFonts w:eastAsiaTheme="minorEastAsia"/>
          <w:color w:val="000000" w:themeColor="text1"/>
        </w:rPr>
        <w:t xml:space="preserve">This network has </w:t>
      </w:r>
      <m:oMath>
        <m:r>
          <w:rPr>
            <w:rFonts w:ascii="Cambria Math" w:eastAsiaTheme="minorEastAsia" w:hAnsi="Cambria Math"/>
            <w:color w:val="000000" w:themeColor="text1"/>
          </w:rPr>
          <m:t>n</m:t>
        </m:r>
      </m:oMath>
      <w:r>
        <w:rPr>
          <w:rFonts w:eastAsiaTheme="minorEastAsia"/>
          <w:color w:val="000000" w:themeColor="text1"/>
        </w:rPr>
        <w:t xml:space="preserve"> eigenvalues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λ</m:t>
            </m:r>
          </m:e>
          <m:sub>
            <m:r>
              <w:rPr>
                <w:rFonts w:ascii="Cambria Math" w:eastAsiaTheme="minorEastAsia" w:hAnsi="Cambria Math"/>
                <w:color w:val="000000" w:themeColor="text1"/>
              </w:rPr>
              <m:t>1:n</m:t>
            </m:r>
          </m:sub>
        </m:sSub>
      </m:oMath>
      <w:r>
        <w:rPr>
          <w:rFonts w:eastAsiaTheme="minorEastAsia"/>
          <w:color w:val="000000" w:themeColor="text1"/>
        </w:rPr>
        <w:t xml:space="preserve"> corresponding to </w:t>
      </w:r>
      <m:oMath>
        <m:r>
          <w:rPr>
            <w:rFonts w:ascii="Cambria Math" w:eastAsiaTheme="minorEastAsia" w:hAnsi="Cambria Math"/>
            <w:color w:val="000000" w:themeColor="text1"/>
          </w:rPr>
          <m:t>n</m:t>
        </m:r>
      </m:oMath>
      <w:r>
        <w:rPr>
          <w:rFonts w:eastAsiaTheme="minorEastAsia"/>
          <w:color w:val="000000" w:themeColor="text1"/>
        </w:rPr>
        <w:t xml:space="preserve"> resonant modes of the system. These modes grow or decay according to the real component of the eigenvalues. Therefore, if the any of the eigenvalues have a positive real component, then the entire system will be unstable and grow exponentially, an unsustainable problem.  Therefore, control theory is concerned with ways to modify </w:t>
      </w:r>
      <m:oMath>
        <m:r>
          <w:rPr>
            <w:rFonts w:ascii="Cambria Math" w:eastAsiaTheme="minorEastAsia" w:hAnsi="Cambria Math"/>
            <w:color w:val="000000" w:themeColor="text1"/>
          </w:rPr>
          <m:t>M</m:t>
        </m:r>
      </m:oMath>
      <w:r>
        <w:rPr>
          <w:rFonts w:eastAsiaTheme="minorEastAsia"/>
          <w:color w:val="000000" w:themeColor="text1"/>
        </w:rPr>
        <w:t xml:space="preserve"> to ensure no eigenvalues have </w:t>
      </w:r>
      <w:proofErr w:type="gramStart"/>
      <w:r>
        <w:rPr>
          <w:rFonts w:eastAsiaTheme="minorEastAsia"/>
          <w:color w:val="000000" w:themeColor="text1"/>
        </w:rPr>
        <w:t>positive growth</w:t>
      </w:r>
      <w:proofErr w:type="gramEnd"/>
      <w:r>
        <w:rPr>
          <w:rFonts w:eastAsiaTheme="minorEastAsia"/>
          <w:color w:val="000000" w:themeColor="text1"/>
        </w:rPr>
        <w:t xml:space="preserve"> rates. If possible, the positive and negative weights within </w:t>
      </w:r>
      <m:oMath>
        <m:r>
          <w:rPr>
            <w:rFonts w:ascii="Cambria Math" w:eastAsiaTheme="minorEastAsia" w:hAnsi="Cambria Math"/>
            <w:color w:val="000000" w:themeColor="text1"/>
          </w:rPr>
          <m:t>M</m:t>
        </m:r>
      </m:oMath>
      <w:r>
        <w:rPr>
          <w:rFonts w:eastAsiaTheme="minorEastAsia"/>
          <w:color w:val="000000" w:themeColor="text1"/>
        </w:rPr>
        <w:t xml:space="preserve"> can be modified to ensure stability, or </w:t>
      </w:r>
      <w:proofErr w:type="gramStart"/>
      <w:r>
        <w:rPr>
          <w:rFonts w:eastAsiaTheme="minorEastAsia"/>
          <w:color w:val="000000" w:themeColor="text1"/>
        </w:rPr>
        <w:t>controller  can</w:t>
      </w:r>
      <w:proofErr w:type="gramEnd"/>
      <w:r>
        <w:rPr>
          <w:rFonts w:eastAsiaTheme="minorEastAsia"/>
          <w:color w:val="000000" w:themeColor="text1"/>
        </w:rPr>
        <w:t xml:space="preserve"> be used to make </w:t>
      </w:r>
      <m:oMath>
        <m:r>
          <m:rPr>
            <m:sty m:val="bi"/>
          </m:rPr>
          <w:rPr>
            <w:rFonts w:ascii="Cambria Math" w:eastAsiaTheme="minorEastAsia" w:hAnsi="Cambria Math"/>
            <w:color w:val="000000" w:themeColor="text1"/>
          </w:rPr>
          <m:t>u</m:t>
        </m:r>
      </m:oMath>
    </w:p>
    <w:p w14:paraId="20B78E17" w14:textId="77777777" w:rsidR="005D2E4D" w:rsidRDefault="005D2E4D" w:rsidP="005D2E4D">
      <w:pPr>
        <w:rPr>
          <w:rFonts w:eastAsiaTheme="minorEastAsia"/>
          <w:color w:val="000000" w:themeColor="text1"/>
        </w:rPr>
      </w:pPr>
      <w:r>
        <w:rPr>
          <w:rFonts w:eastAsiaTheme="minorEastAsia"/>
          <w:color w:val="000000" w:themeColor="text1"/>
        </w:rPr>
        <w:br/>
      </w:r>
      <w:r>
        <w:rPr>
          <w:rFonts w:eastAsiaTheme="minorEastAsia"/>
          <w:color w:val="000000" w:themeColor="text1"/>
        </w:rPr>
        <w:br/>
        <w:t>Such linear time invariant (LTI) dynamical system</w:t>
      </w:r>
    </w:p>
    <w:p w14:paraId="3CD2D4A2" w14:textId="77777777" w:rsidR="005D2E4D" w:rsidRDefault="005D2E4D" w:rsidP="005D2E4D">
      <w:pPr>
        <w:rPr>
          <w:rFonts w:eastAsiaTheme="minorEastAsia"/>
          <w:color w:val="000000" w:themeColor="text1"/>
        </w:rPr>
      </w:pPr>
    </w:p>
    <w:p w14:paraId="7F34213E" w14:textId="77777777" w:rsidR="005D2E4D" w:rsidRDefault="005D2E4D" w:rsidP="005D2E4D">
      <w:pPr>
        <w:rPr>
          <w:rFonts w:eastAsiaTheme="minorEastAsia"/>
          <w:color w:val="000000" w:themeColor="text1"/>
        </w:rPr>
      </w:pPr>
      <w:r>
        <w:rPr>
          <w:rFonts w:eastAsiaTheme="minorEastAsia"/>
          <w:color w:val="000000" w:themeColor="text1"/>
        </w:rPr>
        <w:t xml:space="preserve">of neurons where the </w:t>
      </w:r>
      <m:oMath>
        <m:r>
          <w:rPr>
            <w:rFonts w:ascii="Cambria Math" w:eastAsiaTheme="minorEastAsia" w:hAnsi="Cambria Math"/>
            <w:color w:val="000000" w:themeColor="text1"/>
          </w:rPr>
          <m:t>n</m:t>
        </m:r>
      </m:oMath>
      <w:r>
        <w:rPr>
          <w:rFonts w:eastAsiaTheme="minorEastAsia"/>
          <w:color w:val="000000" w:themeColor="text1"/>
        </w:rPr>
        <w:t xml:space="preserve"> x 1 vector of spike rates </w:t>
      </w:r>
      <m:oMath>
        <m:f>
          <m:fPr>
            <m:ctrlPr>
              <w:rPr>
                <w:rFonts w:ascii="Cambria Math" w:hAnsi="Cambria Math"/>
                <w:i/>
                <w:color w:val="000000" w:themeColor="text1"/>
              </w:rPr>
            </m:ctrlPr>
          </m:fPr>
          <m:num>
            <m:r>
              <w:rPr>
                <w:rFonts w:ascii="Cambria Math" w:hAnsi="Cambria Math"/>
                <w:color w:val="000000" w:themeColor="text1"/>
              </w:rPr>
              <m:t>d</m:t>
            </m:r>
            <m:r>
              <m:rPr>
                <m:sty m:val="bi"/>
              </m:rPr>
              <w:rPr>
                <w:rFonts w:ascii="Cambria Math" w:hAnsi="Cambria Math"/>
                <w:color w:val="000000" w:themeColor="text1"/>
              </w:rPr>
              <m:t>r</m:t>
            </m:r>
          </m:num>
          <m:den>
            <m:r>
              <w:rPr>
                <w:rFonts w:ascii="Cambria Math" w:hAnsi="Cambria Math"/>
                <w:color w:val="000000" w:themeColor="text1"/>
              </w:rPr>
              <m:t>dt</m:t>
            </m:r>
          </m:den>
        </m:f>
      </m:oMath>
      <w:r>
        <w:rPr>
          <w:rFonts w:eastAsiaTheme="minorEastAsia"/>
          <w:color w:val="000000" w:themeColor="text1"/>
        </w:rPr>
        <w:t xml:space="preserve"> depends on the spike rates of all other neurons according to an </w:t>
      </w:r>
      <m:oMath>
        <m:r>
          <w:rPr>
            <w:rFonts w:ascii="Cambria Math" w:eastAsiaTheme="minorEastAsia" w:hAnsi="Cambria Math"/>
            <w:color w:val="000000" w:themeColor="text1"/>
          </w:rPr>
          <m:t>n</m:t>
        </m:r>
      </m:oMath>
      <w:r>
        <w:rPr>
          <w:rFonts w:eastAsiaTheme="minorEastAsia"/>
          <w:color w:val="000000" w:themeColor="text1"/>
        </w:rPr>
        <w:t xml:space="preserve"> x </w:t>
      </w:r>
      <m:oMath>
        <m:r>
          <w:rPr>
            <w:rFonts w:ascii="Cambria Math" w:eastAsiaTheme="minorEastAsia" w:hAnsi="Cambria Math"/>
            <w:color w:val="000000" w:themeColor="text1"/>
          </w:rPr>
          <m:t>n</m:t>
        </m:r>
      </m:oMath>
      <w:r>
        <w:rPr>
          <w:rFonts w:eastAsiaTheme="minorEastAsia"/>
          <w:color w:val="000000" w:themeColor="text1"/>
        </w:rPr>
        <w:t xml:space="preserve"> connectivity matrix </w:t>
      </w:r>
      <m:oMath>
        <m:r>
          <w:rPr>
            <w:rFonts w:ascii="Cambria Math" w:eastAsiaTheme="minorEastAsia" w:hAnsi="Cambria Math"/>
            <w:color w:val="000000" w:themeColor="text1"/>
          </w:rPr>
          <m:t>M</m:t>
        </m:r>
      </m:oMath>
      <w:r>
        <w:rPr>
          <w:rFonts w:eastAsiaTheme="minorEastAsia"/>
          <w:color w:val="000000" w:themeColor="text1"/>
        </w:rPr>
        <w:t xml:space="preserve">. Such LTI dynamical systems are of the form </w:t>
      </w:r>
    </w:p>
    <w:p w14:paraId="0DEC31ED" w14:textId="77777777" w:rsidR="005D2E4D" w:rsidRPr="00B658C6" w:rsidRDefault="00000000" w:rsidP="005D2E4D">
      <w:pPr>
        <w:rPr>
          <w:rFonts w:eastAsiaTheme="minorEastAsia"/>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d</m:t>
              </m:r>
              <m:r>
                <m:rPr>
                  <m:sty m:val="bi"/>
                </m:rPr>
                <w:rPr>
                  <w:rFonts w:ascii="Cambria Math" w:hAnsi="Cambria Math"/>
                  <w:color w:val="000000" w:themeColor="text1"/>
                </w:rPr>
                <m:t>r</m:t>
              </m:r>
            </m:num>
            <m:den>
              <m:r>
                <w:rPr>
                  <w:rFonts w:ascii="Cambria Math" w:hAnsi="Cambria Math"/>
                  <w:color w:val="000000" w:themeColor="text1"/>
                </w:rPr>
                <m:t>dt</m:t>
              </m:r>
            </m:den>
          </m:f>
          <m:r>
            <w:rPr>
              <w:rFonts w:ascii="Cambria Math" w:eastAsiaTheme="minorEastAsia" w:hAnsi="Cambria Math"/>
              <w:color w:val="000000" w:themeColor="text1"/>
            </w:rPr>
            <m:t>=M</m:t>
          </m:r>
          <m:r>
            <m:rPr>
              <m:sty m:val="bi"/>
            </m:rPr>
            <w:rPr>
              <w:rFonts w:ascii="Cambria Math" w:eastAsiaTheme="minorEastAsia" w:hAnsi="Cambria Math"/>
              <w:color w:val="000000" w:themeColor="text1"/>
            </w:rPr>
            <m:t>r+u</m:t>
          </m:r>
        </m:oMath>
      </m:oMathPara>
    </w:p>
    <w:p w14:paraId="394401E0" w14:textId="77777777" w:rsidR="005D2E4D" w:rsidRDefault="005D2E4D" w:rsidP="005D2E4D">
      <w:pPr>
        <w:jc w:val="right"/>
        <w:rPr>
          <w:rFonts w:eastAsiaTheme="minorEastAsia"/>
          <w:color w:val="000000" w:themeColor="text1"/>
        </w:rPr>
      </w:pPr>
      <w:r>
        <w:rPr>
          <w:rFonts w:eastAsiaTheme="minorEastAsia"/>
          <w:color w:val="000000" w:themeColor="text1"/>
        </w:rPr>
        <w:t>4</w:t>
      </w:r>
    </w:p>
    <w:p w14:paraId="0108D1BC" w14:textId="77777777" w:rsidR="005D2E4D" w:rsidRDefault="005D2E4D" w:rsidP="005D2E4D">
      <w:pPr>
        <w:rPr>
          <w:rFonts w:eastAsiaTheme="minorEastAsia"/>
          <w:color w:val="000000" w:themeColor="text1"/>
        </w:rPr>
      </w:pPr>
      <w:r>
        <w:rPr>
          <w:rFonts w:eastAsiaTheme="minorEastAsia"/>
          <w:color w:val="000000" w:themeColor="text1"/>
        </w:rPr>
        <w:t xml:space="preserve">This network has </w:t>
      </w:r>
      <m:oMath>
        <m:r>
          <w:rPr>
            <w:rFonts w:ascii="Cambria Math" w:eastAsiaTheme="minorEastAsia" w:hAnsi="Cambria Math"/>
            <w:color w:val="000000" w:themeColor="text1"/>
          </w:rPr>
          <m:t>n</m:t>
        </m:r>
      </m:oMath>
      <w:r>
        <w:rPr>
          <w:rFonts w:eastAsiaTheme="minorEastAsia"/>
          <w:color w:val="000000" w:themeColor="text1"/>
        </w:rPr>
        <w:t xml:space="preserve"> eigenvalues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λ</m:t>
            </m:r>
          </m:e>
          <m:sub>
            <m:r>
              <w:rPr>
                <w:rFonts w:ascii="Cambria Math" w:eastAsiaTheme="minorEastAsia" w:hAnsi="Cambria Math"/>
                <w:color w:val="000000" w:themeColor="text1"/>
              </w:rPr>
              <m:t>1:n</m:t>
            </m:r>
          </m:sub>
        </m:sSub>
      </m:oMath>
      <w:r>
        <w:rPr>
          <w:rFonts w:eastAsiaTheme="minorEastAsia"/>
          <w:color w:val="000000" w:themeColor="text1"/>
        </w:rPr>
        <w:t xml:space="preserve"> corresponding to </w:t>
      </w:r>
      <m:oMath>
        <m:r>
          <w:rPr>
            <w:rFonts w:ascii="Cambria Math" w:eastAsiaTheme="minorEastAsia" w:hAnsi="Cambria Math"/>
            <w:color w:val="000000" w:themeColor="text1"/>
          </w:rPr>
          <m:t>n</m:t>
        </m:r>
      </m:oMath>
      <w:r>
        <w:rPr>
          <w:rFonts w:eastAsiaTheme="minorEastAsia"/>
          <w:color w:val="000000" w:themeColor="text1"/>
        </w:rPr>
        <w:t xml:space="preserve"> resonant modes of the system. These modes grow or decay which is the real component of the eigenvalues, </w:t>
      </w:r>
      <m:oMath>
        <m:r>
          <m:rPr>
            <m:scr m:val="fraktur"/>
          </m:rPr>
          <w:rPr>
            <w:rFonts w:ascii="Cambria Math" w:eastAsiaTheme="minorEastAsia" w:hAnsi="Cambria Math"/>
            <w:color w:val="000000" w:themeColor="text1"/>
          </w:rPr>
          <m:t>R(</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λ</m:t>
            </m:r>
          </m:e>
          <m:sub>
            <m:r>
              <w:rPr>
                <w:rFonts w:ascii="Cambria Math" w:eastAsiaTheme="minorEastAsia" w:hAnsi="Cambria Math"/>
                <w:color w:val="000000" w:themeColor="text1"/>
              </w:rPr>
              <m:t>1:n</m:t>
            </m:r>
          </m:sub>
        </m:sSub>
        <m:r>
          <w:rPr>
            <w:rFonts w:ascii="Cambria Math" w:eastAsiaTheme="minorEastAsia" w:hAnsi="Cambria Math"/>
            <w:color w:val="000000" w:themeColor="text1"/>
          </w:rPr>
          <m:t>)</m:t>
        </m:r>
      </m:oMath>
      <w:r>
        <w:rPr>
          <w:rFonts w:eastAsiaTheme="minorEastAsia"/>
          <w:color w:val="000000" w:themeColor="text1"/>
        </w:rPr>
        <w:t xml:space="preserve">. If the any of the eigenvalues have a positive real component, then the entire system will be unstable and grow exponentially towards infinity.  Therefore, control theory is very concerned with ways to use modify </w:t>
      </w:r>
      <m:oMath>
        <m:r>
          <w:rPr>
            <w:rFonts w:ascii="Cambria Math" w:eastAsiaTheme="minorEastAsia" w:hAnsi="Cambria Math"/>
            <w:color w:val="000000" w:themeColor="text1"/>
          </w:rPr>
          <m:t>M</m:t>
        </m:r>
      </m:oMath>
      <w:r>
        <w:rPr>
          <w:rFonts w:eastAsiaTheme="minorEastAsia"/>
          <w:color w:val="000000" w:themeColor="text1"/>
        </w:rPr>
        <w:t xml:space="preserve"> to ensure all eigenvalues have negative growth rates. If possible, connection weights within </w:t>
      </w:r>
      <m:oMath>
        <m:r>
          <w:rPr>
            <w:rFonts w:ascii="Cambria Math" w:eastAsiaTheme="minorEastAsia" w:hAnsi="Cambria Math"/>
            <w:color w:val="000000" w:themeColor="text1"/>
          </w:rPr>
          <m:t>M</m:t>
        </m:r>
      </m:oMath>
      <w:r>
        <w:rPr>
          <w:rFonts w:eastAsiaTheme="minorEastAsia"/>
          <w:color w:val="000000" w:themeColor="text1"/>
        </w:rPr>
        <w:t xml:space="preserve"> can be directly modified to ensure stability, or a feedback controller can be designed with </w:t>
      </w:r>
    </w:p>
    <w:p w14:paraId="4A62C73A" w14:textId="77777777" w:rsidR="005D2E4D" w:rsidRPr="00902235" w:rsidRDefault="005D2E4D" w:rsidP="005D2E4D">
      <w:pPr>
        <w:rPr>
          <w:rFonts w:eastAsiaTheme="minorEastAsia"/>
          <w:bCs/>
          <w:color w:val="000000" w:themeColor="text1"/>
        </w:rPr>
      </w:pPr>
      <m:oMathPara>
        <m:oMath>
          <m:r>
            <m:rPr>
              <m:sty m:val="bi"/>
            </m:rPr>
            <w:rPr>
              <w:rFonts w:ascii="Cambria Math" w:eastAsiaTheme="minorEastAsia" w:hAnsi="Cambria Math"/>
              <w:color w:val="000000" w:themeColor="text1"/>
            </w:rPr>
            <m:t>u</m:t>
          </m:r>
          <m:d>
            <m:dPr>
              <m:ctrlPr>
                <w:rPr>
                  <w:rFonts w:ascii="Cambria Math" w:eastAsiaTheme="minorEastAsia" w:hAnsi="Cambria Math"/>
                  <w:bCs/>
                  <w:i/>
                  <w:color w:val="000000" w:themeColor="text1"/>
                </w:rPr>
              </m:ctrlPr>
            </m:dPr>
            <m:e>
              <m:r>
                <w:rPr>
                  <w:rFonts w:ascii="Cambria Math" w:eastAsiaTheme="minorEastAsia" w:hAnsi="Cambria Math"/>
                  <w:color w:val="000000" w:themeColor="text1"/>
                </w:rPr>
                <m:t>t</m:t>
              </m:r>
            </m:e>
          </m:d>
          <m:r>
            <w:rPr>
              <w:rFonts w:ascii="Cambria Math" w:eastAsiaTheme="minorEastAsia" w:hAnsi="Cambria Math"/>
              <w:color w:val="000000" w:themeColor="text1"/>
            </w:rPr>
            <m:t>= -Kr</m:t>
          </m:r>
        </m:oMath>
      </m:oMathPara>
    </w:p>
    <w:p w14:paraId="4A81E32C" w14:textId="77777777" w:rsidR="005D2E4D" w:rsidRPr="00902235" w:rsidRDefault="00000000" w:rsidP="005D2E4D">
      <w:pPr>
        <w:rPr>
          <w:rFonts w:eastAsiaTheme="minorEastAsia"/>
          <w:b/>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d</m:t>
              </m:r>
              <m:r>
                <m:rPr>
                  <m:sty m:val="bi"/>
                </m:rPr>
                <w:rPr>
                  <w:rFonts w:ascii="Cambria Math" w:hAnsi="Cambria Math"/>
                  <w:color w:val="000000" w:themeColor="text1"/>
                </w:rPr>
                <m:t>r</m:t>
              </m:r>
            </m:num>
            <m:den>
              <m:r>
                <w:rPr>
                  <w:rFonts w:ascii="Cambria Math" w:hAnsi="Cambria Math"/>
                  <w:color w:val="000000" w:themeColor="text1"/>
                </w:rPr>
                <m:t>dt</m:t>
              </m:r>
            </m:den>
          </m:f>
          <m:r>
            <w:rPr>
              <w:rFonts w:ascii="Cambria Math" w:eastAsiaTheme="minorEastAsia" w:hAnsi="Cambria Math"/>
              <w:color w:val="000000" w:themeColor="text1"/>
            </w:rPr>
            <m:t>=(M-K)</m:t>
          </m:r>
          <m:r>
            <m:rPr>
              <m:sty m:val="bi"/>
            </m:rPr>
            <w:rPr>
              <w:rFonts w:ascii="Cambria Math" w:eastAsiaTheme="minorEastAsia" w:hAnsi="Cambria Math"/>
              <w:color w:val="000000" w:themeColor="text1"/>
            </w:rPr>
            <m:t>r</m:t>
          </m:r>
        </m:oMath>
      </m:oMathPara>
    </w:p>
    <w:p w14:paraId="73F4F1E3" w14:textId="77777777" w:rsidR="005D2E4D" w:rsidRPr="00902235" w:rsidRDefault="005D2E4D" w:rsidP="005D2E4D">
      <w:pPr>
        <w:jc w:val="right"/>
        <w:rPr>
          <w:rFonts w:eastAsiaTheme="minorEastAsia"/>
          <w:bCs/>
          <w:color w:val="000000" w:themeColor="text1"/>
        </w:rPr>
      </w:pPr>
      <w:r>
        <w:rPr>
          <w:rFonts w:eastAsiaTheme="minorEastAsia"/>
          <w:bCs/>
          <w:color w:val="000000" w:themeColor="text1"/>
        </w:rPr>
        <w:t>5</w:t>
      </w:r>
    </w:p>
    <w:p w14:paraId="16F088AE" w14:textId="77777777" w:rsidR="005D2E4D" w:rsidRPr="00902235" w:rsidRDefault="005D2E4D" w:rsidP="005D2E4D">
      <w:pPr>
        <w:rPr>
          <w:rFonts w:eastAsiaTheme="minorEastAsia"/>
          <w:bCs/>
          <w:color w:val="000000" w:themeColor="text1"/>
        </w:rPr>
      </w:pPr>
      <w:r>
        <w:rPr>
          <w:rFonts w:eastAsiaTheme="minorEastAsia"/>
          <w:bCs/>
          <w:color w:val="000000" w:themeColor="text1"/>
        </w:rPr>
        <w:t xml:space="preserve">such the eigenvalues of </w:t>
      </w:r>
      <m:oMath>
        <m:r>
          <w:rPr>
            <w:rFonts w:ascii="Cambria Math" w:eastAsiaTheme="minorEastAsia" w:hAnsi="Cambria Math"/>
            <w:color w:val="000000" w:themeColor="text1"/>
          </w:rPr>
          <m:t>M-K</m:t>
        </m:r>
      </m:oMath>
      <w:r>
        <w:rPr>
          <w:rFonts w:eastAsiaTheme="minorEastAsia"/>
          <w:color w:val="000000" w:themeColor="text1"/>
        </w:rPr>
        <w:t xml:space="preserve"> are favorable.</w:t>
      </w:r>
    </w:p>
    <w:p w14:paraId="1A48C7F9" w14:textId="77777777" w:rsidR="005D2E4D" w:rsidRPr="005D2E4D" w:rsidRDefault="005D2E4D" w:rsidP="005D2E4D"/>
    <w:p w14:paraId="0C918085" w14:textId="54A2C35B" w:rsidR="00100A50" w:rsidRPr="005E39BB" w:rsidRDefault="00100A50" w:rsidP="005D2E4D">
      <w:pPr>
        <w:pStyle w:val="Bibliography"/>
        <w:spacing w:line="240" w:lineRule="auto"/>
        <w:ind w:left="0" w:firstLine="0"/>
        <w:rPr>
          <w:color w:val="000000" w:themeColor="text1"/>
        </w:rPr>
      </w:pPr>
      <w:commentRangeStart w:id="51"/>
      <w:r w:rsidRPr="005E39BB">
        <w:rPr>
          <w:b/>
          <w:bCs/>
          <w:color w:val="000000" w:themeColor="text1"/>
        </w:rPr>
        <w:t>Supplementary figures</w:t>
      </w:r>
      <w:commentRangeEnd w:id="51"/>
      <w:r w:rsidR="007A2A11">
        <w:rPr>
          <w:rStyle w:val="CommentReference"/>
        </w:rPr>
        <w:commentReference w:id="51"/>
      </w:r>
    </w:p>
    <w:p w14:paraId="44FC1342" w14:textId="77777777" w:rsidR="00100A50" w:rsidRDefault="00100A50" w:rsidP="00100A50">
      <w:pPr>
        <w:rPr>
          <w:color w:val="000000" w:themeColor="text1"/>
        </w:rPr>
      </w:pPr>
    </w:p>
    <w:p w14:paraId="60D729EC" w14:textId="77777777" w:rsidR="004C0378" w:rsidRPr="005E39BB" w:rsidRDefault="004C0378" w:rsidP="004C0378">
      <w:pPr>
        <w:rPr>
          <w:color w:val="000000" w:themeColor="text1"/>
        </w:rPr>
      </w:pPr>
    </w:p>
    <w:p w14:paraId="39701D66" w14:textId="77777777" w:rsidR="004C0378" w:rsidRPr="005E39BB" w:rsidRDefault="004C0378" w:rsidP="004C0378">
      <w:pPr>
        <w:pStyle w:val="Bibliography"/>
        <w:tabs>
          <w:tab w:val="left" w:pos="360"/>
        </w:tabs>
        <w:spacing w:line="240" w:lineRule="auto"/>
        <w:rPr>
          <w:b/>
          <w:bCs/>
          <w:color w:val="000000" w:themeColor="text1"/>
        </w:rPr>
      </w:pPr>
      <w:r w:rsidRPr="005E39BB">
        <w:rPr>
          <w:color w:val="000000" w:themeColor="text1"/>
        </w:rPr>
        <w:tab/>
      </w:r>
      <w:r w:rsidRPr="005E39BB">
        <w:rPr>
          <w:color w:val="000000" w:themeColor="text1"/>
        </w:rPr>
        <w:tab/>
      </w:r>
      <w:r w:rsidRPr="005E39BB">
        <w:rPr>
          <w:color w:val="000000" w:themeColor="text1"/>
        </w:rPr>
        <w:tab/>
      </w:r>
      <w:r w:rsidRPr="005E39BB">
        <w:rPr>
          <w:b/>
          <w:bCs/>
          <w:color w:val="000000" w:themeColor="text1"/>
        </w:rPr>
        <w:t>Single vs. Multiple Timescale Adaptation</w:t>
      </w:r>
    </w:p>
    <w:p w14:paraId="1D24A3A7" w14:textId="77777777" w:rsidR="004C0378" w:rsidRPr="005E39BB" w:rsidRDefault="004C0378" w:rsidP="004C0378">
      <w:pPr>
        <w:rPr>
          <w:color w:val="000000" w:themeColor="text1"/>
        </w:rPr>
      </w:pPr>
    </w:p>
    <w:p w14:paraId="21A71017" w14:textId="77777777" w:rsidR="004C0378" w:rsidRPr="005E39BB" w:rsidRDefault="004C0378" w:rsidP="004C0378">
      <w:pPr>
        <w:rPr>
          <w:color w:val="000000" w:themeColor="text1"/>
        </w:rPr>
      </w:pPr>
      <w:commentRangeStart w:id="52"/>
      <w:r w:rsidRPr="005E39BB">
        <w:rPr>
          <w:color w:val="000000" w:themeColor="text1"/>
        </w:rPr>
        <w:t>We began</w:t>
      </w:r>
      <w:commentRangeEnd w:id="52"/>
      <w:r w:rsidR="00FC0C3E">
        <w:rPr>
          <w:rStyle w:val="CommentReference"/>
        </w:rPr>
        <w:commentReference w:id="52"/>
      </w:r>
      <w:r w:rsidRPr="005E39BB">
        <w:rPr>
          <w:color w:val="000000" w:themeColor="text1"/>
        </w:rPr>
        <w:t xml:space="preserve"> by analyzing how single versus multiple timescales of adaptation influence the frequency response characteristics of an individual neuron (Figure 3). When adaptation was modeled with a single timescale, either for SFA (</w:t>
      </w:r>
      <w:commentRangeStart w:id="53"/>
      <w:r w:rsidRPr="005E39BB">
        <w:rPr>
          <w:color w:val="000000" w:themeColor="text1"/>
        </w:rPr>
        <w:t>Figure 3</w:t>
      </w:r>
      <w:commentRangeEnd w:id="53"/>
      <w:r w:rsidR="005A22E4">
        <w:rPr>
          <w:rStyle w:val="CommentReference"/>
        </w:rPr>
        <w:commentReference w:id="53"/>
      </w:r>
      <w:r w:rsidRPr="005E39BB">
        <w:rPr>
          <w:color w:val="000000" w:themeColor="text1"/>
        </w:rPr>
        <w:t>a,b) or STD (Figure 3c,d), the neuron's gain (output amplitude vs. input frequency) and phase response were strongly dependent on the specific adaptation time constant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sSub>
              <m:sSubPr>
                <m:ctrlPr>
                  <w:rPr>
                    <w:rFonts w:ascii="Cambria Math" w:hAnsi="Cambria Math"/>
                    <w:bCs/>
                    <w:i/>
                    <w:color w:val="000000" w:themeColor="text1"/>
                  </w:rPr>
                </m:ctrlPr>
              </m:sSubPr>
              <m:e>
                <m:r>
                  <w:rPr>
                    <w:rFonts w:ascii="Cambria Math" w:hAnsi="Cambria Math"/>
                    <w:color w:val="000000" w:themeColor="text1"/>
                  </w:rPr>
                  <m:t>a</m:t>
                </m:r>
              </m:e>
              <m:sub>
                <m:r>
                  <w:rPr>
                    <w:rFonts w:ascii="Cambria Math" w:hAnsi="Cambria Math"/>
                    <w:color w:val="000000" w:themeColor="text1"/>
                  </w:rPr>
                  <m:t>n</m:t>
                </m:r>
              </m:sub>
            </m:sSub>
          </m:sub>
        </m:sSub>
      </m:oMath>
      <w:r w:rsidRPr="005E39BB">
        <w:rPr>
          <w:rFonts w:eastAsiaTheme="minorEastAsia"/>
          <w:color w:val="000000" w:themeColor="text1"/>
        </w:rPr>
        <w:t xml:space="preserve"> and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sSub>
              <m:sSubPr>
                <m:ctrlPr>
                  <w:rPr>
                    <w:rFonts w:ascii="Cambria Math" w:hAnsi="Cambria Math"/>
                    <w:bCs/>
                    <w:i/>
                    <w:color w:val="000000" w:themeColor="text1"/>
                  </w:rPr>
                </m:ctrlPr>
              </m:sSubPr>
              <m:e>
                <m:r>
                  <w:rPr>
                    <w:rFonts w:ascii="Cambria Math" w:hAnsi="Cambria Math"/>
                    <w:color w:val="000000" w:themeColor="text1"/>
                  </w:rPr>
                  <m:t>s</m:t>
                </m:r>
              </m:e>
              <m:sub>
                <m:r>
                  <w:rPr>
                    <w:rFonts w:ascii="Cambria Math" w:hAnsi="Cambria Math"/>
                    <w:color w:val="000000" w:themeColor="text1"/>
                  </w:rPr>
                  <m:t>n</m:t>
                </m:r>
              </m:sub>
            </m:sSub>
          </m:sub>
        </m:sSub>
      </m:oMath>
      <w:r w:rsidRPr="005E39BB">
        <w:rPr>
          <w:color w:val="000000" w:themeColor="text1"/>
        </w:rPr>
        <w:t>). A key characteristic</w:t>
      </w:r>
      <w:del w:id="54" w:author="Martynas Dervinis" w:date="2025-06-20T10:20:00Z" w16du:dateUtc="2025-06-20T15:20:00Z">
        <w:r w:rsidRPr="005E39BB" w:rsidDel="007A2A11">
          <w:rPr>
            <w:color w:val="000000" w:themeColor="text1"/>
          </w:rPr>
          <w:delText xml:space="preserve"> </w:delText>
        </w:r>
      </w:del>
      <w:r w:rsidRPr="005E39BB">
        <w:rPr>
          <w:color w:val="000000" w:themeColor="text1"/>
        </w:rPr>
        <w:t xml:space="preserve"> of adaptation is the introduction of a phase lead, where the output phase precedes the input phase; however, for single timescales, this characteristic phase advance was prominent only within a relatively narrow frequency band determined by the time constant. In contrast, implementing multiple timescales for both SFA and STD (Figure 3</w:t>
      </w:r>
      <w:proofErr w:type="gramStart"/>
      <w:r w:rsidRPr="005E39BB">
        <w:rPr>
          <w:color w:val="000000" w:themeColor="text1"/>
        </w:rPr>
        <w:t>e,f</w:t>
      </w:r>
      <w:proofErr w:type="gramEnd"/>
      <w:r w:rsidRPr="005E39BB">
        <w:rPr>
          <w:color w:val="000000" w:themeColor="text1"/>
        </w:rPr>
        <w:t xml:space="preserve">) resulted in filtering properties that were more consistent across a broader range of frequencies. Notably, the phase response exhibited a relatively constant phase advance across lower frequencies (below approximately 1 Hz). This flatter, broadband phase lead is a signature characteristic consistent with the neuron performing fractional differentiation, suggesting that multiple timescales enable more robust temporal processing compared to the frequency-specific effects of single timescales.  Interestingly, the phase lead due to multiple timescale SFA and STD was </w:t>
      </w:r>
      <w:proofErr w:type="gramStart"/>
      <w:r w:rsidRPr="005E39BB">
        <w:rPr>
          <w:color w:val="000000" w:themeColor="text1"/>
        </w:rPr>
        <w:t>similar to</w:t>
      </w:r>
      <w:proofErr w:type="gramEnd"/>
      <w:r w:rsidRPr="005E39BB">
        <w:rPr>
          <w:color w:val="000000" w:themeColor="text1"/>
        </w:rPr>
        <w:t xml:space="preserve"> multiple timescale SFA alone and greater than STD alone, while single timescale STD had a stronger peak phase lead than single timescale SFA. These effects subtly point to nonlinear interactions between SFA and STD.</w:t>
      </w:r>
    </w:p>
    <w:p w14:paraId="212114B4" w14:textId="77777777" w:rsidR="004C0378" w:rsidRPr="005E39BB" w:rsidRDefault="004C0378" w:rsidP="004C0378">
      <w:pPr>
        <w:rPr>
          <w:color w:val="000000" w:themeColor="text1"/>
        </w:rPr>
      </w:pPr>
      <w:r w:rsidRPr="005E39BB">
        <w:rPr>
          <w:color w:val="000000" w:themeColor="text1"/>
        </w:rPr>
        <w:br/>
      </w:r>
      <w:r>
        <w:rPr>
          <w:noProof/>
          <w:color w:val="000000" w:themeColor="text1"/>
        </w:rPr>
        <w:drawing>
          <wp:inline distT="0" distB="0" distL="0" distR="0" wp14:anchorId="3A713D11" wp14:editId="2540844D">
            <wp:extent cx="5943600" cy="2773680"/>
            <wp:effectExtent l="0" t="0" r="0" b="0"/>
            <wp:docPr id="168565239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52399" name="Graphic 1685652399"/>
                    <pic:cNvPicPr/>
                  </pic:nvPicPr>
                  <pic:blipFill>
                    <a:blip r:embed="rId24">
                      <a:extLst>
                        <a:ext uri="{96DAC541-7B7A-43D3-8B79-37D633B846F1}">
                          <asvg:svgBlip xmlns:asvg="http://schemas.microsoft.com/office/drawing/2016/SVG/main" r:embed="rId25"/>
                        </a:ext>
                      </a:extLst>
                    </a:blip>
                    <a:stretch>
                      <a:fillRect/>
                    </a:stretch>
                  </pic:blipFill>
                  <pic:spPr>
                    <a:xfrm>
                      <a:off x="0" y="0"/>
                      <a:ext cx="5943600" cy="2773680"/>
                    </a:xfrm>
                    <a:prstGeom prst="rect">
                      <a:avLst/>
                    </a:prstGeom>
                  </pic:spPr>
                </pic:pic>
              </a:graphicData>
            </a:graphic>
          </wp:inline>
        </w:drawing>
      </w:r>
    </w:p>
    <w:p w14:paraId="1EDEB51F" w14:textId="1CFD4802" w:rsidR="004C0378" w:rsidRDefault="00EE07B9" w:rsidP="004C0378">
      <w:pPr>
        <w:rPr>
          <w:rFonts w:eastAsiaTheme="minorEastAsia"/>
          <w:color w:val="000000" w:themeColor="text1"/>
        </w:rPr>
      </w:pPr>
      <w:r>
        <w:rPr>
          <w:color w:val="000000" w:themeColor="text1"/>
        </w:rPr>
        <w:lastRenderedPageBreak/>
        <w:t>Supplementary f</w:t>
      </w:r>
      <w:commentRangeStart w:id="55"/>
      <w:commentRangeStart w:id="56"/>
      <w:r w:rsidR="004C0378" w:rsidRPr="005E39BB">
        <w:rPr>
          <w:color w:val="000000" w:themeColor="text1"/>
        </w:rPr>
        <w:t xml:space="preserve">igure </w:t>
      </w:r>
      <w:r>
        <w:rPr>
          <w:color w:val="000000" w:themeColor="text1"/>
        </w:rPr>
        <w:t>1</w:t>
      </w:r>
      <w:r w:rsidR="004C0378" w:rsidRPr="005E39BB">
        <w:rPr>
          <w:color w:val="000000" w:themeColor="text1"/>
        </w:rPr>
        <w:t>. M</w:t>
      </w:r>
      <w:commentRangeEnd w:id="55"/>
      <w:r w:rsidR="004C0378">
        <w:rPr>
          <w:rStyle w:val="CommentReference"/>
        </w:rPr>
        <w:commentReference w:id="55"/>
      </w:r>
      <w:commentRangeEnd w:id="56"/>
      <w:r w:rsidR="004C0378">
        <w:rPr>
          <w:rStyle w:val="CommentReference"/>
        </w:rPr>
        <w:commentReference w:id="56"/>
      </w:r>
      <w:r w:rsidR="004C0378" w:rsidRPr="005E39BB">
        <w:rPr>
          <w:color w:val="000000" w:themeColor="text1"/>
        </w:rPr>
        <w:t xml:space="preserve">ultiple timescale adaptation has a broader range of </w:t>
      </w:r>
      <w:commentRangeStart w:id="57"/>
      <w:r w:rsidR="004C0378" w:rsidRPr="005E39BB">
        <w:rPr>
          <w:color w:val="000000" w:themeColor="text1"/>
        </w:rPr>
        <w:t>frequencies</w:t>
      </w:r>
      <w:commentRangeEnd w:id="57"/>
      <w:r w:rsidR="002C21DA">
        <w:rPr>
          <w:rStyle w:val="CommentReference"/>
        </w:rPr>
        <w:commentReference w:id="57"/>
      </w:r>
      <w:r w:rsidR="004C0378" w:rsidRPr="005E39BB">
        <w:rPr>
          <w:color w:val="000000" w:themeColor="text1"/>
        </w:rPr>
        <w:t xml:space="preserve"> over which </w:t>
      </w:r>
      <w:proofErr w:type="gramStart"/>
      <w:r w:rsidR="004C0378" w:rsidRPr="005E39BB">
        <w:rPr>
          <w:color w:val="000000" w:themeColor="text1"/>
        </w:rPr>
        <w:t>gain</w:t>
      </w:r>
      <w:proofErr w:type="gramEnd"/>
      <w:r w:rsidR="004C0378" w:rsidRPr="005E39BB">
        <w:rPr>
          <w:color w:val="000000" w:themeColor="text1"/>
        </w:rPr>
        <w:t xml:space="preserve"> and phase are consistent (</w:t>
      </w:r>
      <w:proofErr w:type="spellStart"/>
      <w:proofErr w:type="gramStart"/>
      <w:r w:rsidR="004C0378" w:rsidRPr="005E39BB">
        <w:rPr>
          <w:color w:val="000000" w:themeColor="text1"/>
        </w:rPr>
        <w:t>e,f</w:t>
      </w:r>
      <w:proofErr w:type="spellEnd"/>
      <w:proofErr w:type="gramEnd"/>
      <w:r w:rsidR="004C0378" w:rsidRPr="005E39BB">
        <w:rPr>
          <w:color w:val="000000" w:themeColor="text1"/>
        </w:rPr>
        <w:t xml:space="preserve">), while the frequency response of neurons with a single timescale of adaptation depends strongly on the adaptation time constant </w:t>
      </w:r>
      <m:oMath>
        <m:r>
          <w:rPr>
            <w:rFonts w:ascii="Cambria Math" w:hAnsi="Cambria Math"/>
            <w:color w:val="000000" w:themeColor="text1"/>
          </w:rPr>
          <m:t>τ</m:t>
        </m:r>
      </m:oMath>
      <w:r w:rsidR="004C0378" w:rsidRPr="005E39BB">
        <w:rPr>
          <w:rFonts w:eastAsiaTheme="minorEastAsia"/>
          <w:color w:val="000000" w:themeColor="text1"/>
        </w:rPr>
        <w:t xml:space="preserve"> (a-d). Most notably, the characteristic phase advance is seen at a narrow frequency band (b, d), while neurons with multiple timescale adaptation show a </w:t>
      </w:r>
      <w:proofErr w:type="gramStart"/>
      <w:r w:rsidR="004C0378" w:rsidRPr="005E39BB">
        <w:rPr>
          <w:rFonts w:eastAsiaTheme="minorEastAsia"/>
          <w:color w:val="000000" w:themeColor="text1"/>
        </w:rPr>
        <w:t>fairly constant</w:t>
      </w:r>
      <w:proofErr w:type="gramEnd"/>
      <w:r w:rsidR="004C0378" w:rsidRPr="005E39BB">
        <w:rPr>
          <w:rFonts w:eastAsiaTheme="minorEastAsia"/>
          <w:color w:val="000000" w:themeColor="text1"/>
        </w:rPr>
        <w:t xml:space="preserve"> phase advance over all frequencies below 1 Hz.  </w:t>
      </w:r>
    </w:p>
    <w:p w14:paraId="795726FB" w14:textId="77777777" w:rsidR="00184C3F" w:rsidRDefault="00184C3F" w:rsidP="004C0378">
      <w:pPr>
        <w:rPr>
          <w:rFonts w:eastAsiaTheme="minorEastAsia"/>
          <w:color w:val="000000" w:themeColor="text1"/>
        </w:rPr>
      </w:pPr>
    </w:p>
    <w:p w14:paraId="4A7C17F2" w14:textId="77777777" w:rsidR="00184C3F" w:rsidRPr="005E39BB" w:rsidRDefault="00184C3F" w:rsidP="00184C3F">
      <w:pPr>
        <w:rPr>
          <w:color w:val="000000" w:themeColor="text1"/>
        </w:rPr>
      </w:pPr>
      <w:commentRangeStart w:id="58"/>
      <w:r w:rsidRPr="005E39BB">
        <w:rPr>
          <w:color w:val="000000" w:themeColor="text1"/>
        </w:rPr>
        <w:t xml:space="preserve">We further explored </w:t>
      </w:r>
      <w:commentRangeEnd w:id="58"/>
      <w:r w:rsidR="00FC0C3E">
        <w:rPr>
          <w:rStyle w:val="CommentReference"/>
        </w:rPr>
        <w:commentReference w:id="58"/>
      </w:r>
      <w:r w:rsidRPr="005E39BB">
        <w:rPr>
          <w:color w:val="000000" w:themeColor="text1"/>
        </w:rPr>
        <w:t>the interaction of SFA and STD in single neurons before exploring networks. While increasing either SFA or STD decreases the output of the neuron (</w:t>
      </w:r>
      <w:commentRangeStart w:id="59"/>
      <w:r w:rsidRPr="005E39BB">
        <w:rPr>
          <w:color w:val="000000" w:themeColor="text1"/>
        </w:rPr>
        <w:t>Figure 4</w:t>
      </w:r>
      <w:commentRangeEnd w:id="59"/>
      <w:r w:rsidR="005A22E4">
        <w:rPr>
          <w:rStyle w:val="CommentReference"/>
        </w:rPr>
        <w:commentReference w:id="59"/>
      </w:r>
      <w:proofErr w:type="gramStart"/>
      <w:r w:rsidRPr="005E39BB">
        <w:rPr>
          <w:color w:val="000000" w:themeColor="text1"/>
        </w:rPr>
        <w:t>a,b</w:t>
      </w:r>
      <w:proofErr w:type="gramEnd"/>
      <w:r w:rsidRPr="005E39BB">
        <w:rPr>
          <w:color w:val="000000" w:themeColor="text1"/>
        </w:rPr>
        <w:t xml:space="preserve">), applying both </w:t>
      </w:r>
      <w:commentRangeStart w:id="60"/>
      <w:r w:rsidRPr="005E39BB">
        <w:rPr>
          <w:color w:val="000000" w:themeColor="text1"/>
        </w:rPr>
        <w:t>partially</w:t>
      </w:r>
      <w:commentRangeEnd w:id="60"/>
      <w:r w:rsidR="005A22E4">
        <w:rPr>
          <w:rStyle w:val="CommentReference"/>
        </w:rPr>
        <w:commentReference w:id="60"/>
      </w:r>
      <w:r w:rsidRPr="005E39BB">
        <w:rPr>
          <w:color w:val="000000" w:themeColor="text1"/>
        </w:rPr>
        <w:t xml:space="preserve"> restore output amplitude (Figure 4c).  Increased SFA reduces the spike rate which in turn decreases STD, increasing synaptic output.  We then explored 3 levels of input.  With SFA alone, increased input yielded increased output (Figure 4d), but with STD alone, </w:t>
      </w:r>
      <w:commentRangeStart w:id="61"/>
      <w:r w:rsidRPr="005E39BB">
        <w:rPr>
          <w:color w:val="000000" w:themeColor="text1"/>
        </w:rPr>
        <w:t>increased input decreased output</w:t>
      </w:r>
      <w:commentRangeEnd w:id="61"/>
      <w:r w:rsidR="00A84EC8">
        <w:rPr>
          <w:rStyle w:val="CommentReference"/>
        </w:rPr>
        <w:commentReference w:id="61"/>
      </w:r>
      <w:r w:rsidRPr="005E39BB">
        <w:rPr>
          <w:color w:val="000000" w:themeColor="text1"/>
        </w:rPr>
        <w:t xml:space="preserve">.  This is explainable by the multiplicative nonlinearity in equation </w:t>
      </w:r>
      <w:r>
        <w:rPr>
          <w:color w:val="000000" w:themeColor="text1"/>
        </w:rPr>
        <w:t>5</w:t>
      </w:r>
      <w:r w:rsidRPr="005E39BB">
        <w:rPr>
          <w:color w:val="000000" w:themeColor="text1"/>
        </w:rPr>
        <w:t xml:space="preserve">.  When these counteracting effects are combined, </w:t>
      </w:r>
      <w:commentRangeStart w:id="62"/>
      <w:r w:rsidRPr="005E39BB">
        <w:rPr>
          <w:color w:val="000000" w:themeColor="text1"/>
        </w:rPr>
        <w:t>the output was kept steady even as the input varied</w:t>
      </w:r>
      <w:commentRangeEnd w:id="62"/>
      <w:r w:rsidR="00A84EC8">
        <w:rPr>
          <w:rStyle w:val="CommentReference"/>
        </w:rPr>
        <w:commentReference w:id="62"/>
      </w:r>
      <w:r w:rsidRPr="005E39BB">
        <w:rPr>
          <w:color w:val="000000" w:themeColor="text1"/>
        </w:rPr>
        <w:t xml:space="preserve"> (Figure 4f).  This suggests that at the single neuron level, SFA interact in a nonlinear way to regulate the output level.</w:t>
      </w:r>
    </w:p>
    <w:p w14:paraId="15AF863E" w14:textId="77777777" w:rsidR="00184C3F" w:rsidRPr="005E39BB" w:rsidRDefault="00184C3F" w:rsidP="00184C3F">
      <w:pPr>
        <w:rPr>
          <w:color w:val="000000" w:themeColor="text1"/>
        </w:rPr>
      </w:pPr>
    </w:p>
    <w:p w14:paraId="09BDBE83" w14:textId="77777777" w:rsidR="00184C3F" w:rsidRPr="005E39BB" w:rsidRDefault="00184C3F" w:rsidP="00184C3F">
      <w:pPr>
        <w:rPr>
          <w:color w:val="000000" w:themeColor="text1"/>
        </w:rPr>
      </w:pPr>
      <w:r>
        <w:rPr>
          <w:noProof/>
          <w:color w:val="000000" w:themeColor="text1"/>
        </w:rPr>
        <w:drawing>
          <wp:inline distT="0" distB="0" distL="0" distR="0" wp14:anchorId="3DACC3DE" wp14:editId="27E2F9AF">
            <wp:extent cx="5943600" cy="3676015"/>
            <wp:effectExtent l="0" t="0" r="0" b="0"/>
            <wp:docPr id="206492234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22347" name="Graphic 2064922347"/>
                    <pic:cNvPicPr/>
                  </pic:nvPicPr>
                  <pic:blipFill>
                    <a:blip r:embed="rId26">
                      <a:extLst>
                        <a:ext uri="{96DAC541-7B7A-43D3-8B79-37D633B846F1}">
                          <asvg:svgBlip xmlns:asvg="http://schemas.microsoft.com/office/drawing/2016/SVG/main" r:embed="rId27"/>
                        </a:ext>
                      </a:extLst>
                    </a:blip>
                    <a:stretch>
                      <a:fillRect/>
                    </a:stretch>
                  </pic:blipFill>
                  <pic:spPr>
                    <a:xfrm>
                      <a:off x="0" y="0"/>
                      <a:ext cx="5943600" cy="3676015"/>
                    </a:xfrm>
                    <a:prstGeom prst="rect">
                      <a:avLst/>
                    </a:prstGeom>
                  </pic:spPr>
                </pic:pic>
              </a:graphicData>
            </a:graphic>
          </wp:inline>
        </w:drawing>
      </w:r>
    </w:p>
    <w:p w14:paraId="3C077B95" w14:textId="721CC75D" w:rsidR="00EE07B9" w:rsidRPr="005E39BB" w:rsidRDefault="00EE07B9" w:rsidP="00EE07B9">
      <w:pPr>
        <w:rPr>
          <w:color w:val="000000" w:themeColor="text1"/>
        </w:rPr>
      </w:pPr>
      <w:r>
        <w:rPr>
          <w:color w:val="000000" w:themeColor="text1"/>
        </w:rPr>
        <w:t>Supplementary figure 2</w:t>
      </w:r>
      <w:r w:rsidR="00184C3F" w:rsidRPr="005E39BB">
        <w:rPr>
          <w:color w:val="000000" w:themeColor="text1"/>
        </w:rPr>
        <w:t xml:space="preserve">. </w:t>
      </w:r>
      <w:commentRangeStart w:id="63"/>
      <w:r w:rsidR="00184C3F" w:rsidRPr="005E39BB">
        <w:rPr>
          <w:color w:val="000000" w:themeColor="text1"/>
        </w:rPr>
        <w:t>Together, multiple timescale SFA and STD help maintain a consistent output level in single neurons.</w:t>
      </w:r>
      <w:commentRangeEnd w:id="63"/>
      <w:r w:rsidR="002C21DA">
        <w:rPr>
          <w:rStyle w:val="CommentReference"/>
        </w:rPr>
        <w:commentReference w:id="63"/>
      </w:r>
      <w:r w:rsidR="00184C3F" w:rsidRPr="005E39BB">
        <w:rPr>
          <w:color w:val="000000" w:themeColor="text1"/>
        </w:rPr>
        <w:t xml:space="preserve"> Both SFA and STD alone decrease the output of the neuron (a, b). Interestingly, when combined (c), high SFA and high STD had greater gain than low SFA and high STD, suggesting that SFA and STD interact nonlinearly.  Moreover, increasing the input level to the neuron yielded greater output in the case of SFA alone (d), but with STD alone (e), increasing the input level paradoxically reduce the output level due to the multiplicative nonlinearity of STD. Intriguingly, the combination of SFA and STD </w:t>
      </w:r>
      <w:r w:rsidR="00184C3F" w:rsidRPr="005E39BB">
        <w:rPr>
          <w:color w:val="000000" w:themeColor="text1"/>
        </w:rPr>
        <w:lastRenderedPageBreak/>
        <w:t xml:space="preserve">causes </w:t>
      </w:r>
      <w:del w:id="64" w:author="Martynas Dervinis" w:date="2025-06-20T10:43:00Z" w16du:dateUtc="2025-06-20T15:43:00Z">
        <w:r w:rsidR="00184C3F" w:rsidRPr="005E39BB" w:rsidDel="00FC0C3E">
          <w:rPr>
            <w:color w:val="000000" w:themeColor="text1"/>
          </w:rPr>
          <w:delText xml:space="preserve">neurons </w:delText>
        </w:r>
      </w:del>
      <w:ins w:id="65" w:author="Martynas Dervinis" w:date="2025-06-20T10:43:00Z" w16du:dateUtc="2025-06-20T15:43:00Z">
        <w:r w:rsidR="00FC0C3E">
          <w:rPr>
            <w:color w:val="000000" w:themeColor="text1"/>
          </w:rPr>
          <w:t>the</w:t>
        </w:r>
        <w:r w:rsidR="00FC0C3E" w:rsidRPr="005E39BB">
          <w:rPr>
            <w:color w:val="000000" w:themeColor="text1"/>
          </w:rPr>
          <w:t xml:space="preserve"> </w:t>
        </w:r>
      </w:ins>
      <w:r w:rsidR="00184C3F" w:rsidRPr="005E39BB">
        <w:rPr>
          <w:color w:val="000000" w:themeColor="text1"/>
        </w:rPr>
        <w:t>output level of the neuron to stabilize, even as the input level changes (f). Perhaps this will help maintain stability at the network level.</w:t>
      </w:r>
    </w:p>
    <w:p w14:paraId="061CE0A5" w14:textId="77777777" w:rsidR="00EE07B9" w:rsidRDefault="00EE07B9" w:rsidP="00EE07B9">
      <w:pPr>
        <w:rPr>
          <w:rFonts w:eastAsiaTheme="minorEastAsia"/>
          <w:color w:val="000000" w:themeColor="text1"/>
        </w:rPr>
      </w:pPr>
    </w:p>
    <w:p w14:paraId="1CE2C16E" w14:textId="77777777" w:rsidR="00EE07B9" w:rsidRPr="005E39BB" w:rsidRDefault="00EE07B9" w:rsidP="00EE07B9">
      <w:pPr>
        <w:rPr>
          <w:color w:val="000000" w:themeColor="text1"/>
        </w:rPr>
      </w:pPr>
      <w:r>
        <w:rPr>
          <w:noProof/>
          <w:color w:val="000000" w:themeColor="text1"/>
        </w:rPr>
        <w:drawing>
          <wp:inline distT="0" distB="0" distL="0" distR="0" wp14:anchorId="6362A661" wp14:editId="5A95B63F">
            <wp:extent cx="5943600" cy="3696335"/>
            <wp:effectExtent l="0" t="0" r="0" b="0"/>
            <wp:docPr id="1932384835"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84835" name="Graphic 1932384835"/>
                    <pic:cNvPicPr/>
                  </pic:nvPicPr>
                  <pic:blipFill>
                    <a:blip r:embed="rId28">
                      <a:extLst>
                        <a:ext uri="{96DAC541-7B7A-43D3-8B79-37D633B846F1}">
                          <asvg:svgBlip xmlns:asvg="http://schemas.microsoft.com/office/drawing/2016/SVG/main" r:embed="rId29"/>
                        </a:ext>
                      </a:extLst>
                    </a:blip>
                    <a:stretch>
                      <a:fillRect/>
                    </a:stretch>
                  </pic:blipFill>
                  <pic:spPr>
                    <a:xfrm>
                      <a:off x="0" y="0"/>
                      <a:ext cx="5943600" cy="3696335"/>
                    </a:xfrm>
                    <a:prstGeom prst="rect">
                      <a:avLst/>
                    </a:prstGeom>
                  </pic:spPr>
                </pic:pic>
              </a:graphicData>
            </a:graphic>
          </wp:inline>
        </w:drawing>
      </w:r>
    </w:p>
    <w:p w14:paraId="4223683C" w14:textId="5C9452AE" w:rsidR="00EE07B9" w:rsidRPr="005E39BB" w:rsidRDefault="00EE07B9" w:rsidP="00EE07B9">
      <w:pPr>
        <w:rPr>
          <w:color w:val="000000" w:themeColor="text1"/>
        </w:rPr>
      </w:pPr>
      <w:r>
        <w:rPr>
          <w:color w:val="000000" w:themeColor="text1"/>
        </w:rPr>
        <w:t>Supplementary figure 3</w:t>
      </w:r>
      <w:commentRangeStart w:id="66"/>
      <w:commentRangeStart w:id="67"/>
      <w:r w:rsidRPr="005E39BB">
        <w:rPr>
          <w:color w:val="000000" w:themeColor="text1"/>
        </w:rPr>
        <w:t>. Network</w:t>
      </w:r>
      <w:commentRangeEnd w:id="66"/>
      <w:r w:rsidRPr="005E39BB">
        <w:rPr>
          <w:rStyle w:val="CommentReference"/>
          <w:color w:val="000000" w:themeColor="text1"/>
        </w:rPr>
        <w:commentReference w:id="66"/>
      </w:r>
      <w:commentRangeEnd w:id="67"/>
      <w:r w:rsidRPr="005E39BB">
        <w:rPr>
          <w:rStyle w:val="CommentReference"/>
          <w:color w:val="000000" w:themeColor="text1"/>
        </w:rPr>
        <w:commentReference w:id="67"/>
      </w:r>
      <w:r w:rsidRPr="005E39BB">
        <w:rPr>
          <w:color w:val="000000" w:themeColor="text1"/>
        </w:rPr>
        <w:t xml:space="preserve"> frequency response mirrors single-neuron behavior and shows stabilization with combined SFA and STD. This figure extends the analysis of Figure 4 to a randomly connected 10-neuron network. White noise was injected into 5 input neurons, and the average synaptic response was measured across the remaining 5 output neurons. Panels show the estimated network transfer function (output PSD / input PSD). (a, b) Both SFA and STD alone reduce the network gain compared to no adaptation. (c) Similar to single neurons, combining high SFA and high STD resulted in greater network gain than low SFA and high STD, indicating nonlinear interactions persist at the network level. (d) With SFA alone, increasing the input level increased the network gain. (e) Conversely, with STD alone, increasing the input level paradoxically decreased network gain, reflecting the impact of STD's multiplicative nonlinearity on network dynamics. (f) Intriguingly, when both multiple timescale SFA and STD were present, the network's gain became markedly less sensitive to changes in the input level. This stabilization likely arises from the opposing gain dependencies on input level observed for SFA and STD individually, suggesting that combined adaptation helps maintain consistent network processing across varying input intensities.</w:t>
      </w:r>
    </w:p>
    <w:p w14:paraId="22D869C6" w14:textId="77777777" w:rsidR="00EE07B9" w:rsidRDefault="00EE07B9" w:rsidP="004C0378">
      <w:pPr>
        <w:rPr>
          <w:rFonts w:eastAsiaTheme="minorEastAsia"/>
          <w:color w:val="000000" w:themeColor="text1"/>
        </w:rPr>
      </w:pPr>
    </w:p>
    <w:p w14:paraId="0AC2CBF6" w14:textId="77777777" w:rsidR="004C0378" w:rsidRDefault="004C0378" w:rsidP="004C0378">
      <w:pPr>
        <w:rPr>
          <w:color w:val="000000" w:themeColor="text1"/>
        </w:rPr>
      </w:pPr>
    </w:p>
    <w:p w14:paraId="78542508" w14:textId="77777777" w:rsidR="00B34046" w:rsidRDefault="00B34046" w:rsidP="00B34046">
      <w:pPr>
        <w:rPr>
          <w:color w:val="000000" w:themeColor="text1"/>
        </w:rPr>
      </w:pPr>
      <w:r>
        <w:rPr>
          <w:noProof/>
          <w:color w:val="000000" w:themeColor="text1"/>
        </w:rPr>
        <w:lastRenderedPageBreak/>
        <w:drawing>
          <wp:inline distT="0" distB="0" distL="0" distR="0" wp14:anchorId="3C08BC21" wp14:editId="36262158">
            <wp:extent cx="5943600" cy="3578225"/>
            <wp:effectExtent l="0" t="0" r="0" b="3175"/>
            <wp:docPr id="2123499612" name="Picture 4" descr="A collage of images of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99612" name="Picture 4" descr="A collage of images of circles&#10;&#10;AI-generated content may be incorrect."/>
                    <pic:cNvPicPr/>
                  </pic:nvPicPr>
                  <pic:blipFill>
                    <a:blip r:embed="rId30"/>
                    <a:stretch>
                      <a:fillRect/>
                    </a:stretch>
                  </pic:blipFill>
                  <pic:spPr>
                    <a:xfrm>
                      <a:off x="0" y="0"/>
                      <a:ext cx="5943600" cy="3578225"/>
                    </a:xfrm>
                    <a:prstGeom prst="rect">
                      <a:avLst/>
                    </a:prstGeom>
                  </pic:spPr>
                </pic:pic>
              </a:graphicData>
            </a:graphic>
          </wp:inline>
        </w:drawing>
      </w:r>
    </w:p>
    <w:p w14:paraId="0D8EF7A4" w14:textId="1E92FD12" w:rsidR="00B34046" w:rsidRDefault="00B34046" w:rsidP="00B34046">
      <w:pPr>
        <w:rPr>
          <w:color w:val="000000" w:themeColor="text1"/>
        </w:rPr>
      </w:pPr>
      <w:r>
        <w:rPr>
          <w:color w:val="000000" w:themeColor="text1"/>
        </w:rPr>
        <w:t xml:space="preserve">Supplementary figure </w:t>
      </w:r>
      <w:r w:rsidR="00EE07B9">
        <w:rPr>
          <w:color w:val="000000" w:themeColor="text1"/>
        </w:rPr>
        <w:t>4</w:t>
      </w:r>
      <w:r>
        <w:rPr>
          <w:color w:val="000000" w:themeColor="text1"/>
        </w:rPr>
        <w:t xml:space="preserve">. Continuous recurrent neural networks of the form </w:t>
      </w:r>
      <m:oMath>
        <m:f>
          <m:fPr>
            <m:ctrlPr>
              <w:rPr>
                <w:rFonts w:ascii="Cambria Math" w:hAnsi="Cambria Math"/>
                <w:i/>
                <w:color w:val="000000" w:themeColor="text1"/>
              </w:rPr>
            </m:ctrlPr>
          </m:fPr>
          <m:num>
            <m:r>
              <w:rPr>
                <w:rFonts w:ascii="Cambria Math" w:hAnsi="Cambria Math"/>
                <w:color w:val="000000" w:themeColor="text1"/>
              </w:rPr>
              <m:t>dx</m:t>
            </m:r>
          </m:num>
          <m:den>
            <m:r>
              <w:rPr>
                <w:rFonts w:ascii="Cambria Math" w:hAnsi="Cambria Math"/>
                <w:color w:val="000000" w:themeColor="text1"/>
              </w:rPr>
              <m:t>dt</m:t>
            </m:r>
          </m:den>
        </m:f>
        <m:r>
          <w:rPr>
            <w:rFonts w:ascii="Cambria Math" w:hAnsi="Cambria Math"/>
            <w:color w:val="000000" w:themeColor="text1"/>
          </w:rPr>
          <m:t>=Mx</m:t>
        </m:r>
      </m:oMath>
      <w:r>
        <w:rPr>
          <w:color w:val="000000" w:themeColor="text1"/>
        </w:rPr>
        <w:t xml:space="preserve"> with random connection matrices </w:t>
      </w:r>
      <m:oMath>
        <m:r>
          <w:rPr>
            <w:rFonts w:ascii="Cambria Math" w:hAnsi="Cambria Math"/>
            <w:color w:val="000000" w:themeColor="text1"/>
          </w:rPr>
          <m:t>M</m:t>
        </m:r>
      </m:oMath>
      <w:r>
        <w:rPr>
          <w:color w:val="000000" w:themeColor="text1"/>
        </w:rPr>
        <w:t xml:space="preserve"> are unstable, even if excitation and inhibition are balanced. (a) The eigenvalues of a random n x n connection matrix </w:t>
      </w:r>
      <m:oMath>
        <m:r>
          <w:rPr>
            <w:rFonts w:ascii="Cambria Math" w:hAnsi="Cambria Math"/>
            <w:color w:val="000000" w:themeColor="text1"/>
          </w:rPr>
          <m:t>M</m:t>
        </m:r>
      </m:oMath>
      <w:r>
        <w:rPr>
          <w:color w:val="000000" w:themeColor="text1"/>
        </w:rPr>
        <w:t xml:space="preserve"> with mean </w:t>
      </w:r>
      <m:oMath>
        <m:r>
          <w:rPr>
            <w:rFonts w:ascii="Cambria Math" w:hAnsi="Cambria Math"/>
            <w:color w:val="000000" w:themeColor="text1"/>
          </w:rPr>
          <m:t>μ=0</m:t>
        </m:r>
      </m:oMath>
      <w:r>
        <w:rPr>
          <w:rFonts w:eastAsiaTheme="minorEastAsia"/>
          <w:color w:val="000000" w:themeColor="text1"/>
        </w:rPr>
        <w:t xml:space="preserve"> and variance </w:t>
      </w:r>
      <m:oMath>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σ</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n</m:t>
            </m:r>
          </m:den>
        </m:f>
      </m:oMath>
      <w:r>
        <w:rPr>
          <w:rFonts w:eastAsiaTheme="minorEastAsia"/>
          <w:color w:val="000000" w:themeColor="text1"/>
        </w:rPr>
        <w:t xml:space="preserve"> are uniformly distributed within the unit circle, Girko’s circle law. Eigenvalues right of the y-axis means the system is unstable.  (b) Making the mean connection weight negative with </w:t>
      </w:r>
      <m:oMath>
        <m:r>
          <w:rPr>
            <w:rFonts w:ascii="Cambria Math" w:hAnsi="Cambria Math"/>
            <w:color w:val="000000" w:themeColor="text1"/>
          </w:rPr>
          <m:t>μ&lt;0</m:t>
        </m:r>
      </m:oMath>
      <w:r>
        <w:rPr>
          <w:rFonts w:eastAsiaTheme="minorEastAsia"/>
          <w:color w:val="000000" w:themeColor="text1"/>
        </w:rPr>
        <w:t xml:space="preserve"> moves only a single eigenvalue to </w:t>
      </w:r>
      <m:oMath>
        <m:r>
          <w:rPr>
            <w:rFonts w:ascii="Cambria Math" w:hAnsi="Cambria Math"/>
            <w:color w:val="000000" w:themeColor="text1"/>
          </w:rPr>
          <m:t>μn</m:t>
        </m:r>
      </m:oMath>
      <w:r>
        <w:rPr>
          <w:rFonts w:eastAsiaTheme="minorEastAsia"/>
          <w:color w:val="000000" w:themeColor="text1"/>
        </w:rPr>
        <w:t xml:space="preserve">. (c) Removing half of the connections reduces the radius of the bounding circle to </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1-</m:t>
            </m:r>
            <m:f>
              <m:fPr>
                <m:type m:val="lin"/>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e>
        </m:rad>
        <m:r>
          <w:rPr>
            <w:rFonts w:ascii="Cambria Math" w:eastAsiaTheme="minorEastAsia" w:hAnsi="Cambria Math"/>
            <w:color w:val="000000" w:themeColor="text1"/>
          </w:rPr>
          <m:t xml:space="preserve">= </m:t>
        </m:r>
        <m:rad>
          <m:radPr>
            <m:degHide m:val="1"/>
            <m:ctrlPr>
              <w:rPr>
                <w:rFonts w:ascii="Cambria Math" w:eastAsiaTheme="minorEastAsia" w:hAnsi="Cambria Math"/>
                <w:i/>
                <w:color w:val="000000" w:themeColor="text1"/>
              </w:rPr>
            </m:ctrlPr>
          </m:radPr>
          <m:deg/>
          <m:e>
            <m:f>
              <m:fPr>
                <m:type m:val="lin"/>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e>
        </m:rad>
      </m:oMath>
      <w:r>
        <w:rPr>
          <w:rFonts w:eastAsiaTheme="minorEastAsia"/>
          <w:color w:val="000000" w:themeColor="text1"/>
        </w:rPr>
        <w:t xml:space="preserve"> , but half of the eigenvalues are still right of the y-axis.  (d) Halving the connection weights such that </w:t>
      </w:r>
      <m:oMath>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σ</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 xml:space="preserve">= </m:t>
        </m:r>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type m:val="lin"/>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e>
                </m:d>
              </m:e>
              <m:sup>
                <m:r>
                  <w:rPr>
                    <w:rFonts w:ascii="Cambria Math" w:eastAsiaTheme="minorEastAsia" w:hAnsi="Cambria Math"/>
                    <w:color w:val="000000" w:themeColor="text1"/>
                  </w:rPr>
                  <m:t>2</m:t>
                </m:r>
              </m:sup>
            </m:sSup>
          </m:num>
          <m:den>
            <m:r>
              <w:rPr>
                <w:rFonts w:ascii="Cambria Math" w:eastAsiaTheme="minorEastAsia" w:hAnsi="Cambria Math"/>
                <w:color w:val="000000" w:themeColor="text1"/>
              </w:rPr>
              <m:t>n</m:t>
            </m:r>
          </m:den>
        </m:f>
      </m:oMath>
      <w:r>
        <w:rPr>
          <w:rFonts w:eastAsiaTheme="minorEastAsia"/>
          <w:color w:val="000000" w:themeColor="text1"/>
        </w:rPr>
        <w:t xml:space="preserve"> reduces the bounding circle to </w:t>
      </w:r>
      <m:oMath>
        <m:f>
          <m:fPr>
            <m:type m:val="lin"/>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oMath>
      <w:r>
        <w:rPr>
          <w:rFonts w:eastAsiaTheme="minorEastAsia"/>
          <w:color w:val="000000" w:themeColor="text1"/>
        </w:rPr>
        <w:t xml:space="preserve">, but does not shift the eigenvalues left.  (e) Adding self-negative feedback along the main diagonal of </w:t>
      </w:r>
      <m:oMath>
        <m:r>
          <w:rPr>
            <w:rFonts w:ascii="Cambria Math" w:hAnsi="Cambria Math"/>
            <w:color w:val="000000" w:themeColor="text1"/>
          </w:rPr>
          <m:t>M</m:t>
        </m:r>
      </m:oMath>
      <w:r>
        <w:rPr>
          <w:rFonts w:eastAsiaTheme="minorEastAsia"/>
          <w:color w:val="000000" w:themeColor="text1"/>
        </w:rPr>
        <w:t xml:space="preserve"> with </w:t>
      </w:r>
      <m:oMath>
        <m:r>
          <w:rPr>
            <w:rFonts w:ascii="Cambria Math" w:hAnsi="Cambria Math"/>
            <w:color w:val="000000" w:themeColor="text1"/>
          </w:rPr>
          <m:t>M-I</m:t>
        </m:r>
      </m:oMath>
      <w:r>
        <w:rPr>
          <w:rFonts w:eastAsiaTheme="minorEastAsia"/>
          <w:color w:val="000000" w:themeColor="text1"/>
        </w:rPr>
        <w:t>, shifts the entire eigenspectrum left, now centered at -1, and coincidentally makes the system neutrally stable with an eigenvalue near the origin. (f) Combining self-negative feedback with sparsity makes the network stable, with all eigenvalues left of the origin.  Across these examples, only self-negative feedback (e) shifted all eigenvalues towards stability.  Spike frequency adaptation is a type of self-negative feedback.</w:t>
      </w:r>
      <w:r w:rsidRPr="005E39BB">
        <w:rPr>
          <w:color w:val="000000" w:themeColor="text1"/>
        </w:rPr>
        <w:br/>
      </w:r>
    </w:p>
    <w:p w14:paraId="779EBEF3" w14:textId="229C1A0D" w:rsidR="00100A50" w:rsidRDefault="00EE07B9" w:rsidP="00100A50">
      <w:pPr>
        <w:rPr>
          <w:color w:val="000000" w:themeColor="text1"/>
        </w:rPr>
      </w:pPr>
      <w:r>
        <w:rPr>
          <w:color w:val="000000" w:themeColor="text1"/>
        </w:rPr>
        <w:t>(Old notation below)</w:t>
      </w:r>
    </w:p>
    <w:p w14:paraId="23BE0E29" w14:textId="53C3E2A8" w:rsidR="0085632C" w:rsidRPr="00352759" w:rsidRDefault="00193311" w:rsidP="00100A50">
      <w:pPr>
        <w:rPr>
          <w:color w:val="000000" w:themeColor="text1"/>
        </w:rPr>
      </w:pPr>
      <w:r>
        <w:rPr>
          <w:color w:val="000000" w:themeColor="text1"/>
        </w:rPr>
        <w:t xml:space="preserve">Calculation of </w:t>
      </w:r>
      <w:r w:rsidR="00352759">
        <w:rPr>
          <w:color w:val="000000" w:themeColor="text1"/>
        </w:rPr>
        <w:t xml:space="preserve">the </w:t>
      </w:r>
      <w:r w:rsidR="001B0C15">
        <w:rPr>
          <w:color w:val="000000" w:themeColor="text1"/>
        </w:rPr>
        <w:t xml:space="preserve">fixed point under different </w:t>
      </w:r>
      <w:r w:rsidR="00F01523">
        <w:rPr>
          <w:color w:val="000000" w:themeColor="text1"/>
        </w:rPr>
        <w:t xml:space="preserve">constant input levels </w:t>
      </w:r>
      <w:r w:rsidR="00F01523" w:rsidRPr="00352759">
        <w:rPr>
          <w:color w:val="000000" w:themeColor="text1"/>
        </w:rPr>
        <w:t>c</w:t>
      </w:r>
      <w:r w:rsidR="00F01523">
        <w:rPr>
          <w:color w:val="000000" w:themeColor="text1"/>
        </w:rPr>
        <w:t>.</w:t>
      </w:r>
    </w:p>
    <w:p w14:paraId="0AD650E6" w14:textId="77777777" w:rsidR="0085632C" w:rsidRPr="00352759" w:rsidRDefault="0085632C" w:rsidP="00100A50">
      <w:pPr>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6"/>
        <w:gridCol w:w="3714"/>
      </w:tblGrid>
      <w:tr w:rsidR="00352759" w:rsidRPr="00352759" w14:paraId="657F3DC1" w14:textId="77777777" w:rsidTr="00E56B40">
        <w:tc>
          <w:tcPr>
            <w:tcW w:w="2316" w:type="dxa"/>
          </w:tcPr>
          <w:p w14:paraId="3F8F0DF1" w14:textId="77777777" w:rsidR="0085632C" w:rsidRPr="00352759" w:rsidRDefault="0085632C" w:rsidP="00E56B40">
            <w:pPr>
              <w:pStyle w:val="ArialNS11"/>
              <w:jc w:val="right"/>
              <w:rPr>
                <w:rFonts w:asciiTheme="minorHAnsi" w:eastAsiaTheme="minorEastAsia" w:hAnsiTheme="minorHAnsi" w:cstheme="minorBidi"/>
                <w:bCs/>
                <w:color w:val="000000" w:themeColor="text1"/>
              </w:rPr>
            </w:pPr>
            <w:r w:rsidRPr="00352759">
              <w:rPr>
                <w:rFonts w:asciiTheme="minorHAnsi" w:eastAsiaTheme="minorEastAsia" w:hAnsiTheme="minorHAnsi" w:cstheme="minorBidi"/>
                <w:bCs/>
                <w:color w:val="000000" w:themeColor="text1"/>
              </w:rPr>
              <w:t>spike rate</w:t>
            </w:r>
          </w:p>
          <w:p w14:paraId="6E16A539" w14:textId="77777777" w:rsidR="0085632C" w:rsidRPr="00352759" w:rsidRDefault="0085632C" w:rsidP="00E56B40">
            <w:pPr>
              <w:pStyle w:val="ArialNS11"/>
              <w:jc w:val="right"/>
              <w:rPr>
                <w:rFonts w:asciiTheme="minorHAnsi" w:eastAsiaTheme="minorEastAsia" w:hAnsiTheme="minorHAnsi" w:cstheme="minorHAnsi"/>
                <w:color w:val="000000" w:themeColor="text1"/>
              </w:rPr>
            </w:pPr>
            <w:r w:rsidRPr="00352759">
              <w:rPr>
                <w:rFonts w:asciiTheme="minorHAnsi" w:eastAsiaTheme="minorEastAsia" w:hAnsiTheme="minorHAnsi" w:cstheme="minorBidi"/>
                <w:bCs/>
                <w:color w:val="000000" w:themeColor="text1"/>
              </w:rPr>
              <w:t>external input</w:t>
            </w:r>
          </w:p>
        </w:tc>
        <w:tc>
          <w:tcPr>
            <w:tcW w:w="3714" w:type="dxa"/>
          </w:tcPr>
          <w:p w14:paraId="75CD7144" w14:textId="77777777" w:rsidR="0085632C" w:rsidRPr="00352759" w:rsidRDefault="0085632C" w:rsidP="00E56B40">
            <w:pPr>
              <w:pStyle w:val="ArialNS11"/>
              <w:rPr>
                <w:rFonts w:asciiTheme="minorHAnsi" w:eastAsiaTheme="minorEastAsia" w:hAnsiTheme="minorHAnsi" w:cstheme="minorHAnsi"/>
                <w:color w:val="000000" w:themeColor="text1"/>
              </w:rPr>
            </w:pPr>
            <m:oMathPara>
              <m:oMath>
                <m:r>
                  <m:rPr>
                    <m:sty m:val="bi"/>
                  </m:rPr>
                  <w:rPr>
                    <w:rFonts w:ascii="Cambria Math" w:eastAsiaTheme="minorEastAsia" w:hAnsi="Cambria Math"/>
                    <w:color w:val="000000" w:themeColor="text1"/>
                  </w:rPr>
                  <m:t>r</m:t>
                </m:r>
                <m:r>
                  <w:rPr>
                    <w:rFonts w:ascii="Cambria Math" w:eastAsiaTheme="minorEastAsia" w:hAnsi="Cambria Math"/>
                    <w:color w:val="000000" w:themeColor="text1"/>
                  </w:rPr>
                  <m:t>=</m:t>
                </m:r>
                <m:d>
                  <m:dPr>
                    <m:begChr m:val="|"/>
                    <m:endChr m:val="|"/>
                    <m:ctrlPr>
                      <w:rPr>
                        <w:rFonts w:ascii="Cambria Math" w:eastAsiaTheme="minorEastAsia" w:hAnsi="Cambria Math"/>
                        <w:b/>
                        <w:bCs/>
                        <w:i/>
                        <w:color w:val="000000" w:themeColor="text1"/>
                      </w:rPr>
                    </m:ctrlPr>
                  </m:dPr>
                  <m:e>
                    <m:r>
                      <m:rPr>
                        <m:sty m:val="bi"/>
                      </m:rPr>
                      <w:rPr>
                        <w:rFonts w:ascii="Cambria Math" w:eastAsiaTheme="minorEastAsia" w:hAnsi="Cambria Math" w:cstheme="minorHAnsi"/>
                        <w:color w:val="000000" w:themeColor="text1"/>
                      </w:rPr>
                      <m:t>σ</m:t>
                    </m:r>
                    <m:r>
                      <m:rPr>
                        <m:sty m:val="bi"/>
                      </m:rPr>
                      <w:rPr>
                        <w:rFonts w:ascii="Cambria Math" w:hAnsi="Cambria Math"/>
                        <w:color w:val="000000" w:themeColor="text1"/>
                      </w:rPr>
                      <m:t>+u</m:t>
                    </m:r>
                    <m:r>
                      <w:rPr>
                        <w:rFonts w:ascii="Cambria Math" w:eastAsiaTheme="minorEastAsia" w:hAnsi="Cambria Math" w:cstheme="minorHAnsi"/>
                        <w:color w:val="000000" w:themeColor="text1"/>
                      </w:rPr>
                      <m:t>+</m:t>
                    </m:r>
                    <m:nary>
                      <m:naryPr>
                        <m:chr m:val="∑"/>
                        <m:limLoc m:val="undOvr"/>
                        <m:supHide m:val="1"/>
                        <m:ctrlPr>
                          <w:rPr>
                            <w:rFonts w:ascii="Cambria Math" w:eastAsiaTheme="minorEastAsia" w:hAnsi="Cambria Math" w:cstheme="minorHAnsi"/>
                            <w:i/>
                            <w:color w:val="000000" w:themeColor="text1"/>
                          </w:rPr>
                        </m:ctrlPr>
                      </m:naryPr>
                      <m:sub>
                        <m:r>
                          <w:rPr>
                            <w:rFonts w:ascii="Cambria Math" w:eastAsiaTheme="minorEastAsia" w:hAnsi="Cambria Math" w:cstheme="minorHAnsi"/>
                            <w:color w:val="000000" w:themeColor="text1"/>
                          </w:rPr>
                          <m:t>n</m:t>
                        </m:r>
                      </m:sub>
                      <m:sup/>
                      <m:e>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b</m:t>
                            </m:r>
                          </m:e>
                          <m:sub>
                            <m:r>
                              <w:rPr>
                                <w:rFonts w:ascii="Cambria Math" w:eastAsiaTheme="minorEastAsia" w:hAnsi="Cambria Math" w:cstheme="minorHAnsi"/>
                                <w:color w:val="000000" w:themeColor="text1"/>
                              </w:rPr>
                              <m:t>n</m:t>
                            </m:r>
                          </m:sub>
                        </m:sSub>
                        <m:r>
                          <m:rPr>
                            <m:sty m:val="bi"/>
                          </m:rPr>
                          <w:rPr>
                            <w:rFonts w:ascii="Cambria Math" w:eastAsiaTheme="minorEastAsia" w:hAnsi="Cambria Math" w:cstheme="minorHAnsi"/>
                            <w:color w:val="000000" w:themeColor="text1"/>
                          </w:rPr>
                          <m:t>+c</m:t>
                        </m:r>
                      </m:e>
                    </m:nary>
                  </m:e>
                </m:d>
              </m:oMath>
            </m:oMathPara>
          </w:p>
        </w:tc>
      </w:tr>
      <w:tr w:rsidR="00352759" w:rsidRPr="00352759" w14:paraId="07EC7A9F" w14:textId="77777777" w:rsidTr="00E56B40">
        <w:tc>
          <w:tcPr>
            <w:tcW w:w="2316" w:type="dxa"/>
          </w:tcPr>
          <w:p w14:paraId="5D70FF49" w14:textId="77777777" w:rsidR="0085632C" w:rsidRPr="00352759" w:rsidRDefault="0085632C" w:rsidP="00E56B40">
            <w:pPr>
              <w:pStyle w:val="ArialNS11"/>
              <w:jc w:val="right"/>
              <w:rPr>
                <w:rFonts w:asciiTheme="minorHAnsi" w:eastAsiaTheme="minorEastAsia" w:hAnsiTheme="minorHAnsi" w:cstheme="minorBidi"/>
                <w:bCs/>
                <w:color w:val="000000" w:themeColor="text1"/>
              </w:rPr>
            </w:pPr>
            <w:r w:rsidRPr="00352759">
              <w:rPr>
                <w:rFonts w:asciiTheme="minorHAnsi" w:eastAsiaTheme="minorEastAsia" w:hAnsiTheme="minorHAnsi" w:cstheme="minorBidi"/>
                <w:bCs/>
                <w:color w:val="000000" w:themeColor="text1"/>
              </w:rPr>
              <w:t>synaptic output</w:t>
            </w:r>
          </w:p>
        </w:tc>
        <w:tc>
          <w:tcPr>
            <w:tcW w:w="3714" w:type="dxa"/>
          </w:tcPr>
          <w:p w14:paraId="52FE7C1E" w14:textId="77777777" w:rsidR="0085632C" w:rsidRPr="00352759" w:rsidRDefault="0085632C" w:rsidP="00E56B40">
            <w:pPr>
              <w:pStyle w:val="ArialNS11"/>
              <w:rPr>
                <w:rFonts w:ascii="Aptos" w:eastAsia="Times New Roman" w:hAnsi="Aptos" w:cs="Aptos"/>
                <w:b/>
                <w:color w:val="000000" w:themeColor="text1"/>
              </w:rPr>
            </w:pPr>
            <m:oMathPara>
              <m:oMath>
                <m:r>
                  <m:rPr>
                    <m:sty m:val="bi"/>
                  </m:rPr>
                  <w:rPr>
                    <w:rFonts w:ascii="Cambria Math" w:eastAsiaTheme="minorEastAsia" w:hAnsi="Cambria Math"/>
                    <w:color w:val="000000" w:themeColor="text1"/>
                  </w:rPr>
                  <m:t>p=</m:t>
                </m:r>
                <m:nary>
                  <m:naryPr>
                    <m:chr m:val="∏"/>
                    <m:limLoc m:val="undOvr"/>
                    <m:supHide m:val="1"/>
                    <m:ctrlPr>
                      <w:rPr>
                        <w:rFonts w:ascii="Cambria Math" w:eastAsiaTheme="minorEastAsia" w:hAnsi="Cambria Math"/>
                        <w:b/>
                        <w:i/>
                        <w:color w:val="000000" w:themeColor="text1"/>
                      </w:rPr>
                    </m:ctrlPr>
                  </m:naryPr>
                  <m:sub>
                    <m:r>
                      <w:rPr>
                        <w:rFonts w:ascii="Cambria Math" w:eastAsiaTheme="minorEastAsia" w:hAnsi="Cambria Math"/>
                        <w:color w:val="000000" w:themeColor="text1"/>
                      </w:rPr>
                      <m:t>m</m:t>
                    </m:r>
                  </m:sub>
                  <m:sup/>
                  <m:e>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e>
                </m:nary>
                <m:r>
                  <w:rPr>
                    <w:rFonts w:ascii="Cambria Math" w:eastAsiaTheme="minorEastAsia" w:hAnsi="Cambria Math" w:cstheme="minorHAnsi"/>
                    <w:color w:val="000000" w:themeColor="text1"/>
                  </w:rPr>
                  <m:t>*</m:t>
                </m:r>
                <m:r>
                  <m:rPr>
                    <m:sty m:val="bi"/>
                  </m:rPr>
                  <w:rPr>
                    <w:rFonts w:ascii="Cambria Math" w:eastAsiaTheme="minorEastAsia" w:hAnsi="Cambria Math"/>
                    <w:color w:val="000000" w:themeColor="text1"/>
                  </w:rPr>
                  <m:t>r</m:t>
                </m:r>
              </m:oMath>
            </m:oMathPara>
          </w:p>
        </w:tc>
      </w:tr>
      <w:tr w:rsidR="00352759" w:rsidRPr="00352759" w14:paraId="72703FBE" w14:textId="77777777" w:rsidTr="00E56B40">
        <w:tc>
          <w:tcPr>
            <w:tcW w:w="2316" w:type="dxa"/>
          </w:tcPr>
          <w:p w14:paraId="1628D292" w14:textId="77777777" w:rsidR="0085632C" w:rsidRPr="00352759" w:rsidRDefault="0085632C" w:rsidP="00E56B40">
            <w:pPr>
              <w:pStyle w:val="ArialNS11"/>
              <w:jc w:val="right"/>
              <w:rPr>
                <w:rFonts w:asciiTheme="minorHAnsi" w:eastAsiaTheme="minorEastAsia" w:hAnsiTheme="minorHAnsi" w:cstheme="minorBidi"/>
                <w:bCs/>
                <w:color w:val="000000" w:themeColor="text1"/>
              </w:rPr>
            </w:pPr>
          </w:p>
          <w:p w14:paraId="3722F658" w14:textId="77777777" w:rsidR="0085632C" w:rsidRPr="00352759" w:rsidRDefault="0085632C" w:rsidP="00E56B40">
            <w:pPr>
              <w:pStyle w:val="ArialNS11"/>
              <w:jc w:val="right"/>
              <w:rPr>
                <w:rFonts w:asciiTheme="minorHAnsi" w:eastAsiaTheme="minorEastAsia" w:hAnsiTheme="minorHAnsi" w:cstheme="minorHAnsi"/>
                <w:color w:val="000000" w:themeColor="text1"/>
              </w:rPr>
            </w:pPr>
            <w:r w:rsidRPr="00352759">
              <w:rPr>
                <w:rFonts w:asciiTheme="minorHAnsi" w:eastAsiaTheme="minorEastAsia" w:hAnsiTheme="minorHAnsi" w:cstheme="minorBidi"/>
                <w:bCs/>
                <w:color w:val="000000" w:themeColor="text1"/>
              </w:rPr>
              <w:t>STD gain</w:t>
            </w:r>
          </w:p>
        </w:tc>
        <w:tc>
          <w:tcPr>
            <w:tcW w:w="3714" w:type="dxa"/>
          </w:tcPr>
          <w:p w14:paraId="53515680" w14:textId="77777777" w:rsidR="0085632C" w:rsidRPr="00352759" w:rsidRDefault="00000000" w:rsidP="00E56B40">
            <w:pPr>
              <w:pStyle w:val="ArialNS11"/>
              <w:rPr>
                <w:rFonts w:asciiTheme="minorHAnsi" w:eastAsiaTheme="minorEastAsia" w:hAnsiTheme="minorHAnsi" w:cstheme="minorHAnsi"/>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sub>
                </m:sSub>
                <m:f>
                  <m:fPr>
                    <m:ctrlPr>
                      <w:rPr>
                        <w:rFonts w:ascii="Cambria Math" w:eastAsiaTheme="minorEastAsia" w:hAnsi="Cambria Math"/>
                        <w:b/>
                        <w:bCs/>
                        <w:color w:val="000000" w:themeColor="text1"/>
                      </w:rPr>
                    </m:ctrlPr>
                  </m:fPr>
                  <m:num>
                    <m:r>
                      <m:rPr>
                        <m:sty m:val="p"/>
                      </m:rPr>
                      <w:rPr>
                        <w:rFonts w:ascii="Cambria Math" w:eastAsiaTheme="minorEastAsia" w:hAnsi="Cambria Math"/>
                        <w:color w:val="000000" w:themeColor="text1"/>
                      </w:rPr>
                      <m:t>d</m:t>
                    </m:r>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num>
                  <m:den>
                    <m:r>
                      <w:rPr>
                        <w:rFonts w:ascii="Cambria Math" w:eastAsiaTheme="minorEastAsia" w:hAnsi="Cambria Math"/>
                        <w:color w:val="000000" w:themeColor="text1"/>
                      </w:rPr>
                      <m:t>dt</m:t>
                    </m:r>
                  </m:den>
                </m:f>
                <m:r>
                  <m:rPr>
                    <m:sty m:val="bi"/>
                  </m:rPr>
                  <w:rPr>
                    <w:rFonts w:ascii="Cambria Math" w:eastAsiaTheme="minorEastAsia" w:hAnsi="Cambria Math"/>
                    <w:color w:val="000000" w:themeColor="text1"/>
                  </w:rPr>
                  <m:t>=</m:t>
                </m:r>
                <m:r>
                  <w:rPr>
                    <w:rFonts w:ascii="Cambria Math" w:eastAsiaTheme="minorEastAsia" w:hAnsi="Cambria Math"/>
                    <w:color w:val="000000" w:themeColor="text1"/>
                  </w:rPr>
                  <m:t>1</m:t>
                </m:r>
                <m:r>
                  <m:rPr>
                    <m:sty m:val="bi"/>
                  </m:rPr>
                  <w:rPr>
                    <w:rFonts w:ascii="Cambria Math" w:eastAsiaTheme="minorEastAsia" w:hAnsi="Cambria Math"/>
                    <w:color w:val="000000" w:themeColor="text1"/>
                  </w:rPr>
                  <m:t>-</m:t>
                </m:r>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r>
                  <m:rPr>
                    <m:sty m:val="bi"/>
                  </m:rP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sub>
                </m:sSub>
                <m:r>
                  <m:rPr>
                    <m:sty m:val="bi"/>
                  </m:rPr>
                  <w:rPr>
                    <w:rFonts w:ascii="Cambria Math" w:hAnsi="Cambria Math"/>
                    <w:color w:val="000000" w:themeColor="text1"/>
                  </w:rPr>
                  <m:t>r</m:t>
                </m:r>
              </m:oMath>
            </m:oMathPara>
          </w:p>
        </w:tc>
      </w:tr>
      <w:tr w:rsidR="00352759" w:rsidRPr="00352759" w14:paraId="34CC0175" w14:textId="77777777" w:rsidTr="00E56B40">
        <w:tc>
          <w:tcPr>
            <w:tcW w:w="2316" w:type="dxa"/>
          </w:tcPr>
          <w:p w14:paraId="574A54A8" w14:textId="77777777" w:rsidR="0085632C" w:rsidRPr="00352759" w:rsidRDefault="0085632C" w:rsidP="00E56B40">
            <w:pPr>
              <w:pStyle w:val="ArialNS11"/>
              <w:jc w:val="right"/>
              <w:rPr>
                <w:rFonts w:asciiTheme="minorHAnsi" w:eastAsiaTheme="minorEastAsia" w:hAnsiTheme="minorHAnsi" w:cstheme="minorHAnsi"/>
                <w:color w:val="000000" w:themeColor="text1"/>
              </w:rPr>
            </w:pPr>
          </w:p>
        </w:tc>
        <w:tc>
          <w:tcPr>
            <w:tcW w:w="3714" w:type="dxa"/>
          </w:tcPr>
          <w:p w14:paraId="599E9BCE" w14:textId="77777777" w:rsidR="0085632C" w:rsidRPr="00352759" w:rsidRDefault="0085632C" w:rsidP="00E56B40">
            <w:pPr>
              <w:pStyle w:val="ArialNS11"/>
              <w:rPr>
                <w:rFonts w:eastAsiaTheme="minorEastAsia"/>
                <w:color w:val="000000" w:themeColor="text1"/>
              </w:rPr>
            </w:pPr>
            <m:oMathPara>
              <m:oMath>
                <m:r>
                  <w:rPr>
                    <w:rFonts w:ascii="Cambria Math" w:eastAsiaTheme="minorEastAsia" w:hAnsi="Cambria Math"/>
                    <w:color w:val="000000" w:themeColor="text1"/>
                  </w:rPr>
                  <m:t>0</m:t>
                </m:r>
                <m:r>
                  <m:rPr>
                    <m:sty m:val="bi"/>
                  </m:rPr>
                  <w:rPr>
                    <w:rFonts w:ascii="Cambria Math" w:eastAsiaTheme="minorEastAsia" w:hAnsi="Cambria Math"/>
                    <w:color w:val="000000" w:themeColor="text1"/>
                  </w:rPr>
                  <m:t>≤</m:t>
                </m:r>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r>
                  <m:rPr>
                    <m:sty m:val="bi"/>
                  </m:rPr>
                  <w:rPr>
                    <w:rFonts w:ascii="Cambria Math" w:eastAsiaTheme="minorEastAsia" w:hAnsi="Cambria Math"/>
                    <w:color w:val="000000" w:themeColor="text1"/>
                  </w:rPr>
                  <m:t>≤</m:t>
                </m:r>
                <m:r>
                  <w:rPr>
                    <w:rFonts w:ascii="Cambria Math" w:eastAsiaTheme="minorEastAsia" w:hAnsi="Cambria Math"/>
                    <w:color w:val="000000" w:themeColor="text1"/>
                  </w:rPr>
                  <m:t>1</m:t>
                </m:r>
              </m:oMath>
            </m:oMathPara>
          </w:p>
        </w:tc>
      </w:tr>
      <w:tr w:rsidR="00352759" w:rsidRPr="00352759" w14:paraId="22018927" w14:textId="77777777" w:rsidTr="00E56B40">
        <w:tc>
          <w:tcPr>
            <w:tcW w:w="2316" w:type="dxa"/>
          </w:tcPr>
          <w:p w14:paraId="1160B442" w14:textId="77777777" w:rsidR="0085632C" w:rsidRPr="00352759" w:rsidRDefault="0085632C" w:rsidP="00E56B40">
            <w:pPr>
              <w:pStyle w:val="ArialNS11"/>
              <w:jc w:val="right"/>
              <w:rPr>
                <w:rFonts w:asciiTheme="minorHAnsi" w:eastAsiaTheme="minorEastAsia" w:hAnsiTheme="minorHAnsi" w:cstheme="minorHAnsi"/>
                <w:color w:val="000000" w:themeColor="text1"/>
              </w:rPr>
            </w:pPr>
            <w:r w:rsidRPr="00352759">
              <w:rPr>
                <w:rFonts w:eastAsiaTheme="minorEastAsia"/>
                <w:color w:val="000000" w:themeColor="text1"/>
              </w:rPr>
              <w:t>SFA bias</w:t>
            </w:r>
          </w:p>
        </w:tc>
        <w:tc>
          <w:tcPr>
            <w:tcW w:w="3714" w:type="dxa"/>
          </w:tcPr>
          <w:p w14:paraId="45EFF7C8" w14:textId="77777777" w:rsidR="0085632C" w:rsidRPr="00352759" w:rsidRDefault="00000000" w:rsidP="00E56B40">
            <w:pPr>
              <w:pStyle w:val="ArialNS11"/>
              <w:rPr>
                <w:rFonts w:asciiTheme="minorHAnsi" w:eastAsiaTheme="minorEastAsia" w:hAnsiTheme="minorHAnsi" w:cstheme="minorHAnsi"/>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sSub>
                      <m:sSubPr>
                        <m:ctrlPr>
                          <w:rPr>
                            <w:rFonts w:ascii="Cambria Math" w:hAnsi="Cambria Math"/>
                            <w:bCs/>
                            <w:i/>
                            <w:color w:val="000000" w:themeColor="text1"/>
                          </w:rPr>
                        </m:ctrlPr>
                      </m:sSubPr>
                      <m:e>
                        <m:r>
                          <w:rPr>
                            <w:rFonts w:ascii="Cambria Math" w:hAnsi="Cambria Math"/>
                            <w:color w:val="000000" w:themeColor="text1"/>
                          </w:rPr>
                          <m:t>b</m:t>
                        </m:r>
                      </m:e>
                      <m:sub>
                        <m:r>
                          <w:rPr>
                            <w:rFonts w:ascii="Cambria Math" w:hAnsi="Cambria Math"/>
                            <w:color w:val="000000" w:themeColor="text1"/>
                          </w:rPr>
                          <m:t>n</m:t>
                        </m:r>
                      </m:sub>
                    </m:sSub>
                  </m:sub>
                </m:sSub>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b/>
                            <w:i/>
                            <w:color w:val="000000" w:themeColor="text1"/>
                          </w:rPr>
                        </m:ctrlPr>
                      </m:sSubPr>
                      <m:e>
                        <m:r>
                          <m:rPr>
                            <m:sty m:val="bi"/>
                          </m:rPr>
                          <w:rPr>
                            <w:rFonts w:ascii="Cambria Math" w:hAnsi="Cambria Math"/>
                            <w:color w:val="000000" w:themeColor="text1"/>
                          </w:rPr>
                          <m:t>b</m:t>
                        </m:r>
                      </m:e>
                      <m:sub>
                        <m:r>
                          <w:rPr>
                            <w:rFonts w:ascii="Cambria Math" w:hAnsi="Cambria Math"/>
                            <w:color w:val="000000" w:themeColor="text1"/>
                          </w:rPr>
                          <m:t>n</m:t>
                        </m:r>
                      </m:sub>
                    </m:sSub>
                  </m:num>
                  <m:den>
                    <m:r>
                      <w:rPr>
                        <w:rFonts w:ascii="Cambria Math" w:hAnsi="Cambria Math"/>
                        <w:color w:val="000000" w:themeColor="text1"/>
                      </w:rPr>
                      <m:t>dt</m:t>
                    </m:r>
                  </m:den>
                </m:f>
                <m:r>
                  <w:rPr>
                    <w:rFonts w:ascii="Cambria Math" w:hAnsi="Cambria Math"/>
                    <w:color w:val="000000" w:themeColor="text1"/>
                  </w:rPr>
                  <m:t>=</m:t>
                </m:r>
                <m:sSub>
                  <m:sSubPr>
                    <m:ctrlPr>
                      <w:rPr>
                        <w:rFonts w:ascii="Cambria Math" w:eastAsiaTheme="minorEastAsia" w:hAnsi="Cambria Math" w:cstheme="minorHAnsi"/>
                        <w:b/>
                        <w:bCs/>
                        <w:i/>
                        <w:color w:val="000000" w:themeColor="text1"/>
                      </w:rPr>
                    </m:ctrlPr>
                  </m:sSubPr>
                  <m:e>
                    <m:r>
                      <m:rPr>
                        <m:sty m:val="bi"/>
                      </m:rPr>
                      <w:rPr>
                        <w:rFonts w:ascii="Cambria Math" w:eastAsiaTheme="minorEastAsia" w:hAnsi="Cambria Math" w:cstheme="minorHAnsi"/>
                        <w:color w:val="000000" w:themeColor="text1"/>
                      </w:rPr>
                      <m:t>b</m:t>
                    </m:r>
                  </m:e>
                  <m:sub>
                    <m:r>
                      <w:rPr>
                        <w:rFonts w:ascii="Cambria Math" w:eastAsiaTheme="minorEastAsia" w:hAnsi="Cambria Math" w:cstheme="minorHAnsi"/>
                        <w:color w:val="000000" w:themeColor="text1"/>
                      </w:rPr>
                      <m:t>0</m:t>
                    </m:r>
                  </m:sub>
                </m:sSub>
                <m:r>
                  <w:rPr>
                    <w:rFonts w:ascii="Cambria Math" w:hAnsi="Cambria Math"/>
                    <w:color w:val="000000" w:themeColor="text1"/>
                  </w:rPr>
                  <m:t>-</m:t>
                </m:r>
                <m:sSub>
                  <m:sSubPr>
                    <m:ctrlPr>
                      <w:rPr>
                        <w:rFonts w:ascii="Cambria Math" w:hAnsi="Cambria Math"/>
                        <w:b/>
                        <w:i/>
                        <w:color w:val="000000" w:themeColor="text1"/>
                      </w:rPr>
                    </m:ctrlPr>
                  </m:sSubPr>
                  <m:e>
                    <m:r>
                      <m:rPr>
                        <m:sty m:val="bi"/>
                      </m:rPr>
                      <w:rPr>
                        <w:rFonts w:ascii="Cambria Math" w:hAnsi="Cambria Math"/>
                        <w:color w:val="000000" w:themeColor="text1"/>
                      </w:rPr>
                      <m:t>b</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sSub>
                      <m:sSubPr>
                        <m:ctrlPr>
                          <w:rPr>
                            <w:rFonts w:ascii="Cambria Math" w:hAnsi="Cambria Math"/>
                            <w:bCs/>
                            <w:i/>
                            <w:color w:val="000000" w:themeColor="text1"/>
                          </w:rPr>
                        </m:ctrlPr>
                      </m:sSubPr>
                      <m:e>
                        <m:r>
                          <w:rPr>
                            <w:rFonts w:ascii="Cambria Math" w:hAnsi="Cambria Math"/>
                            <w:color w:val="000000" w:themeColor="text1"/>
                          </w:rPr>
                          <m:t>b</m:t>
                        </m:r>
                      </m:e>
                      <m:sub>
                        <m:r>
                          <w:rPr>
                            <w:rFonts w:ascii="Cambria Math" w:hAnsi="Cambria Math"/>
                            <w:color w:val="000000" w:themeColor="text1"/>
                          </w:rPr>
                          <m:t>n</m:t>
                        </m:r>
                      </m:sub>
                    </m:sSub>
                  </m:sub>
                </m:sSub>
                <m:r>
                  <m:rPr>
                    <m:sty m:val="bi"/>
                  </m:rPr>
                  <w:rPr>
                    <w:rFonts w:ascii="Cambria Math" w:hAnsi="Cambria Math"/>
                    <w:color w:val="000000" w:themeColor="text1"/>
                  </w:rPr>
                  <m:t>r</m:t>
                </m:r>
              </m:oMath>
            </m:oMathPara>
          </w:p>
        </w:tc>
      </w:tr>
      <w:tr w:rsidR="0085632C" w:rsidRPr="00352759" w14:paraId="5A7620FA" w14:textId="77777777" w:rsidTr="00E56B40">
        <w:tc>
          <w:tcPr>
            <w:tcW w:w="2316" w:type="dxa"/>
          </w:tcPr>
          <w:p w14:paraId="2FF75A50" w14:textId="77777777" w:rsidR="0085632C" w:rsidRPr="00352759" w:rsidRDefault="0085632C" w:rsidP="00E56B40">
            <w:pPr>
              <w:pStyle w:val="ArialNS11"/>
              <w:jc w:val="right"/>
              <w:rPr>
                <w:rFonts w:asciiTheme="minorHAnsi" w:eastAsiaTheme="minorEastAsia" w:hAnsiTheme="minorHAnsi" w:cstheme="minorHAnsi"/>
                <w:color w:val="000000" w:themeColor="text1"/>
              </w:rPr>
            </w:pPr>
            <m:oMath>
              <m:r>
                <m:rPr>
                  <m:sty m:val="bi"/>
                </m:rPr>
                <w:rPr>
                  <w:rFonts w:ascii="Cambria Math" w:eastAsiaTheme="minorEastAsia" w:hAnsi="Cambria Math" w:cstheme="minorHAnsi"/>
                  <w:color w:val="000000" w:themeColor="text1"/>
                </w:rPr>
                <m:t>s</m:t>
              </m:r>
            </m:oMath>
            <w:r w:rsidRPr="00352759">
              <w:rPr>
                <w:rFonts w:asciiTheme="minorHAnsi" w:eastAsiaTheme="minorEastAsia" w:hAnsiTheme="minorHAnsi" w:cstheme="minorHAnsi"/>
                <w:color w:val="000000" w:themeColor="text1"/>
              </w:rPr>
              <w:t>ynapse</w:t>
            </w:r>
          </w:p>
          <w:p w14:paraId="3F506AEE" w14:textId="77777777" w:rsidR="0085632C" w:rsidRPr="00352759" w:rsidRDefault="0085632C" w:rsidP="00E56B40">
            <w:pPr>
              <w:pStyle w:val="ArialNS11"/>
              <w:jc w:val="right"/>
              <w:rPr>
                <w:rFonts w:asciiTheme="minorHAnsi" w:eastAsiaTheme="minorEastAsia" w:hAnsiTheme="minorHAnsi" w:cstheme="minorHAnsi"/>
                <w:color w:val="000000" w:themeColor="text1"/>
              </w:rPr>
            </w:pPr>
            <w:r w:rsidRPr="00352759">
              <w:rPr>
                <w:rFonts w:asciiTheme="minorHAnsi" w:eastAsiaTheme="minorEastAsia" w:hAnsiTheme="minorHAnsi" w:cstheme="minorHAnsi"/>
                <w:color w:val="000000" w:themeColor="text1"/>
              </w:rPr>
              <w:t>connection Matrix</w:t>
            </w:r>
          </w:p>
        </w:tc>
        <w:tc>
          <w:tcPr>
            <w:tcW w:w="3714" w:type="dxa"/>
          </w:tcPr>
          <w:p w14:paraId="0B230B53" w14:textId="77777777" w:rsidR="0085632C" w:rsidRPr="00352759" w:rsidRDefault="00000000" w:rsidP="00E56B40">
            <w:pPr>
              <w:pStyle w:val="ArialNS11"/>
              <w:rPr>
                <w:rFonts w:asciiTheme="minorHAnsi" w:eastAsiaTheme="minorEastAsia" w:hAnsiTheme="minorHAnsi" w:cstheme="minorHAnsi"/>
                <w:color w:val="000000" w:themeColor="text1"/>
              </w:rPr>
            </w:pPr>
            <m:oMathPara>
              <m:oMath>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τ</m:t>
                    </m:r>
                  </m:e>
                  <m:sub>
                    <m:r>
                      <w:rPr>
                        <w:rFonts w:ascii="Cambria Math" w:eastAsiaTheme="minorEastAsia" w:hAnsi="Cambria Math" w:cstheme="minorHAnsi"/>
                        <w:color w:val="000000" w:themeColor="text1"/>
                      </w:rPr>
                      <m:t>σ</m:t>
                    </m:r>
                  </m:sub>
                </m:sSub>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d</m:t>
                    </m:r>
                    <m:r>
                      <m:rPr>
                        <m:sty m:val="bi"/>
                      </m:rPr>
                      <w:rPr>
                        <w:rFonts w:ascii="Cambria Math" w:eastAsiaTheme="minorEastAsia" w:hAnsi="Cambria Math" w:cstheme="minorHAnsi"/>
                        <w:color w:val="000000" w:themeColor="text1"/>
                      </w:rPr>
                      <m:t>σ</m:t>
                    </m:r>
                  </m:num>
                  <m:den>
                    <m:r>
                      <w:rPr>
                        <w:rFonts w:ascii="Cambria Math" w:eastAsiaTheme="minorEastAsia" w:hAnsi="Cambria Math" w:cstheme="minorHAnsi"/>
                        <w:color w:val="000000" w:themeColor="text1"/>
                      </w:rPr>
                      <m:t>dt</m:t>
                    </m:r>
                  </m:den>
                </m:f>
                <m:r>
                  <w:rPr>
                    <w:rFonts w:ascii="Cambria Math" w:eastAsiaTheme="minorEastAsia" w:hAnsi="Cambria Math" w:cstheme="minorHAnsi"/>
                    <w:color w:val="000000" w:themeColor="text1"/>
                  </w:rPr>
                  <m:t>=-</m:t>
                </m:r>
                <m:r>
                  <m:rPr>
                    <m:sty m:val="bi"/>
                  </m:rPr>
                  <w:rPr>
                    <w:rFonts w:ascii="Cambria Math" w:eastAsiaTheme="minorEastAsia" w:hAnsi="Cambria Math" w:cstheme="minorHAnsi"/>
                    <w:color w:val="000000" w:themeColor="text1"/>
                  </w:rPr>
                  <m:t>σ</m:t>
                </m:r>
                <m:r>
                  <w:rPr>
                    <w:rFonts w:ascii="Cambria Math" w:eastAsiaTheme="minorEastAsia" w:hAnsi="Cambria Math" w:cstheme="minorHAnsi"/>
                    <w:color w:val="000000" w:themeColor="text1"/>
                  </w:rPr>
                  <m:t>+ M*</m:t>
                </m:r>
                <m:r>
                  <m:rPr>
                    <m:sty m:val="bi"/>
                  </m:rPr>
                  <w:rPr>
                    <w:rFonts w:ascii="Cambria Math" w:eastAsiaTheme="minorEastAsia" w:hAnsi="Cambria Math"/>
                    <w:color w:val="000000" w:themeColor="text1"/>
                  </w:rPr>
                  <m:t>p</m:t>
                </m:r>
              </m:oMath>
            </m:oMathPara>
          </w:p>
        </w:tc>
      </w:tr>
    </w:tbl>
    <w:p w14:paraId="00DC0F02" w14:textId="77777777" w:rsidR="0085632C" w:rsidRPr="00352759" w:rsidRDefault="0085632C" w:rsidP="0085632C">
      <w:pPr>
        <w:pStyle w:val="NoSpacing"/>
        <w:rPr>
          <w:color w:val="000000" w:themeColor="text1"/>
        </w:rPr>
      </w:pPr>
    </w:p>
    <w:p w14:paraId="153880B1" w14:textId="77777777" w:rsidR="0085632C" w:rsidRPr="00352759" w:rsidRDefault="0085632C" w:rsidP="0085632C">
      <w:pPr>
        <w:pStyle w:val="NoSpacing"/>
        <w:rPr>
          <w:rFonts w:eastAsiaTheme="minorEastAsia"/>
          <w:color w:val="000000" w:themeColor="text1"/>
        </w:rPr>
      </w:pPr>
      <w:r w:rsidRPr="00352759">
        <w:rPr>
          <w:color w:val="000000" w:themeColor="text1"/>
        </w:rPr>
        <w:t xml:space="preserve">When u = 0, and c &gt;0, but </w:t>
      </w:r>
      <m:oMath>
        <m:f>
          <m:fPr>
            <m:ctrlPr>
              <w:rPr>
                <w:rFonts w:ascii="Cambria Math" w:hAnsi="Cambria Math"/>
                <w:i/>
                <w:color w:val="000000" w:themeColor="text1"/>
              </w:rPr>
            </m:ctrlPr>
          </m:fPr>
          <m:num>
            <m:r>
              <w:rPr>
                <w:rFonts w:ascii="Cambria Math" w:hAnsi="Cambria Math"/>
                <w:color w:val="000000" w:themeColor="text1"/>
              </w:rPr>
              <m:t>d</m:t>
            </m:r>
            <m:sSub>
              <m:sSubPr>
                <m:ctrlPr>
                  <w:rPr>
                    <w:rFonts w:ascii="Cambria Math" w:hAnsi="Cambria Math"/>
                    <w:b/>
                    <w:i/>
                    <w:color w:val="000000" w:themeColor="text1"/>
                  </w:rPr>
                </m:ctrlPr>
              </m:sSubPr>
              <m:e>
                <m:r>
                  <m:rPr>
                    <m:sty m:val="bi"/>
                  </m:rPr>
                  <w:rPr>
                    <w:rFonts w:ascii="Cambria Math" w:hAnsi="Cambria Math"/>
                    <w:color w:val="000000" w:themeColor="text1"/>
                  </w:rPr>
                  <m:t>b</m:t>
                </m:r>
              </m:e>
              <m:sub>
                <m:r>
                  <w:rPr>
                    <w:rFonts w:ascii="Cambria Math" w:hAnsi="Cambria Math"/>
                    <w:color w:val="000000" w:themeColor="text1"/>
                  </w:rPr>
                  <m:t>n</m:t>
                </m:r>
              </m:sub>
            </m:sSub>
          </m:num>
          <m:den>
            <m:r>
              <w:rPr>
                <w:rFonts w:ascii="Cambria Math" w:hAnsi="Cambria Math"/>
                <w:color w:val="000000" w:themeColor="text1"/>
              </w:rPr>
              <m:t>dt</m:t>
            </m:r>
          </m:den>
        </m:f>
      </m:oMath>
      <w:r w:rsidRPr="00352759">
        <w:rPr>
          <w:rFonts w:eastAsiaTheme="minorEastAsia"/>
          <w:color w:val="000000" w:themeColor="text1"/>
        </w:rPr>
        <w:t xml:space="preserve">=0, </w:t>
      </w:r>
      <m:oMath>
        <m:f>
          <m:fPr>
            <m:ctrlPr>
              <w:rPr>
                <w:rFonts w:ascii="Cambria Math" w:eastAsiaTheme="minorEastAsia" w:hAnsi="Cambria Math"/>
                <w:b/>
                <w:bCs/>
                <w:color w:val="000000" w:themeColor="text1"/>
              </w:rPr>
            </m:ctrlPr>
          </m:fPr>
          <m:num>
            <m:r>
              <m:rPr>
                <m:sty m:val="p"/>
              </m:rPr>
              <w:rPr>
                <w:rFonts w:ascii="Cambria Math" w:eastAsiaTheme="minorEastAsia" w:hAnsi="Cambria Math"/>
                <w:color w:val="000000" w:themeColor="text1"/>
              </w:rPr>
              <m:t>d</m:t>
            </m:r>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num>
          <m:den>
            <m:r>
              <w:rPr>
                <w:rFonts w:ascii="Cambria Math" w:eastAsiaTheme="minorEastAsia" w:hAnsi="Cambria Math"/>
                <w:color w:val="000000" w:themeColor="text1"/>
              </w:rPr>
              <m:t>dt</m:t>
            </m:r>
          </m:den>
        </m:f>
        <m:r>
          <m:rPr>
            <m:sty m:val="bi"/>
          </m:rPr>
          <w:rPr>
            <w:rFonts w:ascii="Cambria Math" w:eastAsiaTheme="minorEastAsia" w:hAnsi="Cambria Math"/>
            <w:color w:val="000000" w:themeColor="text1"/>
          </w:rPr>
          <m:t>=</m:t>
        </m:r>
        <m:r>
          <w:rPr>
            <w:rFonts w:ascii="Cambria Math" w:eastAsiaTheme="minorEastAsia" w:hAnsi="Cambria Math"/>
            <w:color w:val="000000" w:themeColor="text1"/>
          </w:rPr>
          <m:t>0</m:t>
        </m:r>
      </m:oMath>
      <w:r w:rsidRPr="00352759">
        <w:rPr>
          <w:rFonts w:eastAsiaTheme="minorEastAsia"/>
          <w:color w:val="000000" w:themeColor="text1"/>
        </w:rPr>
        <w:t xml:space="preserve"> and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d</m:t>
            </m:r>
            <m:r>
              <m:rPr>
                <m:sty m:val="bi"/>
              </m:rPr>
              <w:rPr>
                <w:rFonts w:ascii="Cambria Math" w:eastAsiaTheme="minorEastAsia" w:hAnsi="Cambria Math" w:cstheme="minorHAnsi"/>
                <w:color w:val="000000" w:themeColor="text1"/>
              </w:rPr>
              <m:t>σ</m:t>
            </m:r>
          </m:num>
          <m:den>
            <m:r>
              <w:rPr>
                <w:rFonts w:ascii="Cambria Math" w:eastAsiaTheme="minorEastAsia" w:hAnsi="Cambria Math" w:cstheme="minorHAnsi"/>
                <w:color w:val="000000" w:themeColor="text1"/>
              </w:rPr>
              <m:t>dt</m:t>
            </m:r>
          </m:den>
        </m:f>
        <m:r>
          <w:rPr>
            <w:rFonts w:ascii="Cambria Math" w:eastAsiaTheme="minorEastAsia" w:hAnsi="Cambria Math"/>
            <w:color w:val="000000" w:themeColor="text1"/>
          </w:rPr>
          <m:t>=0</m:t>
        </m:r>
      </m:oMath>
      <w:r w:rsidRPr="00352759">
        <w:rPr>
          <w:rFonts w:eastAsiaTheme="minorEastAsia"/>
          <w:b/>
          <w:bCs/>
          <w:color w:val="000000" w:themeColor="text1"/>
        </w:rPr>
        <w:t xml:space="preserve"> </w:t>
      </w:r>
      <w:r w:rsidRPr="00352759">
        <w:rPr>
          <w:rFonts w:eastAsiaTheme="minorEastAsia"/>
          <w:color w:val="000000" w:themeColor="text1"/>
        </w:rPr>
        <w:t xml:space="preserve">at equilibrium then we have </w:t>
      </w:r>
    </w:p>
    <w:p w14:paraId="33ADCC49" w14:textId="77777777" w:rsidR="0085632C" w:rsidRPr="00352759" w:rsidRDefault="0085632C" w:rsidP="0085632C">
      <w:pPr>
        <w:pStyle w:val="NoSpacing"/>
        <w:rPr>
          <w:rFonts w:eastAsiaTheme="minorEastAsia"/>
          <w:color w:val="000000" w:themeColor="text1"/>
        </w:rPr>
      </w:pPr>
    </w:p>
    <w:p w14:paraId="2D82E486" w14:textId="77777777" w:rsidR="0085632C" w:rsidRPr="00352759" w:rsidRDefault="0085632C" w:rsidP="0085632C">
      <w:pPr>
        <w:pStyle w:val="NoSpacing"/>
        <w:rPr>
          <w:rFonts w:eastAsiaTheme="minorEastAsia"/>
          <w:b/>
          <w:color w:val="000000" w:themeColor="text1"/>
        </w:rPr>
      </w:pPr>
    </w:p>
    <w:p w14:paraId="1185BC44" w14:textId="3633B781" w:rsidR="0085632C" w:rsidRPr="00352759" w:rsidRDefault="00000000" w:rsidP="0085632C">
      <w:pPr>
        <w:pStyle w:val="NoSpacing"/>
        <w:rPr>
          <w:rFonts w:eastAsiaTheme="minorEastAsia"/>
          <w:color w:val="000000" w:themeColor="text1"/>
        </w:rPr>
      </w:pPr>
      <m:oMathPara>
        <m:oMath>
          <m:d>
            <m:dPr>
              <m:begChr m:val="{"/>
              <m:endChr m:val=""/>
              <m:ctrlPr>
                <w:rPr>
                  <w:rFonts w:ascii="Cambria Math" w:hAnsi="Cambria Math"/>
                  <w:i/>
                  <w:color w:val="000000" w:themeColor="text1"/>
                </w:rPr>
              </m:ctrlPr>
            </m:dPr>
            <m:e>
              <m:eqArr>
                <m:eqArrPr>
                  <m:ctrlPr>
                    <w:rPr>
                      <w:rFonts w:ascii="Cambria Math" w:hAnsi="Cambria Math"/>
                      <w:i/>
                      <w:color w:val="000000" w:themeColor="text1"/>
                    </w:rPr>
                  </m:ctrlPr>
                </m:eqArrPr>
                <m:e>
                  <m:r>
                    <m:rPr>
                      <m:sty m:val="bi"/>
                    </m:rPr>
                    <w:rPr>
                      <w:rFonts w:ascii="Cambria Math" w:eastAsiaTheme="minorEastAsia" w:hAnsi="Cambria Math"/>
                      <w:color w:val="000000" w:themeColor="text1"/>
                    </w:rPr>
                    <m:t>r</m:t>
                  </m:r>
                  <m:r>
                    <w:rPr>
                      <w:rFonts w:ascii="Cambria Math" w:eastAsiaTheme="minorEastAsia" w:hAnsi="Cambria Math"/>
                      <w:color w:val="000000" w:themeColor="text1"/>
                    </w:rPr>
                    <m:t>=</m:t>
                  </m:r>
                  <m:d>
                    <m:dPr>
                      <m:begChr m:val="|"/>
                      <m:endChr m:val="|"/>
                      <m:ctrlPr>
                        <w:rPr>
                          <w:rFonts w:ascii="Cambria Math" w:eastAsiaTheme="minorEastAsia" w:hAnsi="Cambria Math"/>
                          <w:b/>
                          <w:bCs/>
                          <w:i/>
                          <w:color w:val="000000" w:themeColor="text1"/>
                        </w:rPr>
                      </m:ctrlPr>
                    </m:dPr>
                    <m:e>
                      <m:r>
                        <m:rPr>
                          <m:sty m:val="bi"/>
                        </m:rPr>
                        <w:rPr>
                          <w:rFonts w:ascii="Cambria Math" w:eastAsiaTheme="minorEastAsia" w:hAnsi="Cambria Math" w:cstheme="minorHAnsi"/>
                          <w:color w:val="000000" w:themeColor="text1"/>
                        </w:rPr>
                        <m:t>σ</m:t>
                      </m:r>
                      <m:r>
                        <w:rPr>
                          <w:rFonts w:ascii="Cambria Math" w:eastAsiaTheme="minorEastAsia" w:hAnsi="Cambria Math" w:cstheme="minorHAnsi"/>
                          <w:color w:val="000000" w:themeColor="text1"/>
                        </w:rPr>
                        <m:t>+</m:t>
                      </m:r>
                      <m:nary>
                        <m:naryPr>
                          <m:chr m:val="∑"/>
                          <m:limLoc m:val="undOvr"/>
                          <m:supHide m:val="1"/>
                          <m:ctrlPr>
                            <w:rPr>
                              <w:rFonts w:ascii="Cambria Math" w:eastAsiaTheme="minorEastAsia" w:hAnsi="Cambria Math" w:cstheme="minorHAnsi"/>
                              <w:i/>
                              <w:color w:val="000000" w:themeColor="text1"/>
                            </w:rPr>
                          </m:ctrlPr>
                        </m:naryPr>
                        <m:sub>
                          <m:r>
                            <w:rPr>
                              <w:rFonts w:ascii="Cambria Math" w:eastAsiaTheme="minorEastAsia" w:hAnsi="Cambria Math" w:cstheme="minorHAnsi"/>
                              <w:color w:val="000000" w:themeColor="text1"/>
                            </w:rPr>
                            <m:t>n</m:t>
                          </m:r>
                        </m:sub>
                        <m:sup/>
                        <m:e>
                          <m:sSub>
                            <m:sSubPr>
                              <m:ctrlPr>
                                <w:rPr>
                                  <w:rFonts w:ascii="Cambria Math" w:eastAsiaTheme="minorEastAsia" w:hAnsi="Cambria Math" w:cstheme="minorHAnsi"/>
                                  <w:b/>
                                  <w:i/>
                                  <w:color w:val="000000" w:themeColor="text1"/>
                                </w:rPr>
                              </m:ctrlPr>
                            </m:sSubPr>
                            <m:e>
                              <m:r>
                                <m:rPr>
                                  <m:sty m:val="bi"/>
                                </m:rPr>
                                <w:rPr>
                                  <w:rFonts w:ascii="Cambria Math" w:eastAsiaTheme="minorEastAsia" w:hAnsi="Cambria Math" w:cstheme="minorHAnsi"/>
                                  <w:color w:val="000000" w:themeColor="text1"/>
                                </w:rPr>
                                <m:t>b</m:t>
                              </m:r>
                            </m:e>
                            <m:sub>
                              <m:r>
                                <w:rPr>
                                  <w:rFonts w:ascii="Cambria Math" w:eastAsiaTheme="minorEastAsia" w:hAnsi="Cambria Math" w:cstheme="minorHAnsi"/>
                                  <w:color w:val="000000" w:themeColor="text1"/>
                                </w:rPr>
                                <m:t>n</m:t>
                              </m:r>
                            </m:sub>
                          </m:sSub>
                          <m:r>
                            <m:rPr>
                              <m:sty m:val="bi"/>
                            </m:rPr>
                            <w:rPr>
                              <w:rFonts w:ascii="Cambria Math" w:eastAsiaTheme="minorEastAsia" w:hAnsi="Cambria Math" w:cstheme="minorHAnsi"/>
                              <w:color w:val="000000" w:themeColor="text1"/>
                            </w:rPr>
                            <m:t>+c</m:t>
                          </m:r>
                        </m:e>
                      </m:nary>
                    </m:e>
                  </m:d>
                </m:e>
                <m:e>
                  <m:m>
                    <m:mPr>
                      <m:mcs>
                        <m:mc>
                          <m:mcPr>
                            <m:count m:val="1"/>
                            <m:mcJc m:val="center"/>
                          </m:mcPr>
                        </m:mc>
                      </m:mcs>
                      <m:ctrlPr>
                        <w:rPr>
                          <w:rFonts w:ascii="Cambria Math" w:hAnsi="Cambria Math"/>
                          <w:i/>
                          <w:color w:val="000000" w:themeColor="text1"/>
                        </w:rPr>
                      </m:ctrlPr>
                    </m:mPr>
                    <m:mr>
                      <m:e>
                        <m:m>
                          <m:mPr>
                            <m:mcs>
                              <m:mc>
                                <m:mcPr>
                                  <m:count m:val="1"/>
                                  <m:mcJc m:val="center"/>
                                </m:mcPr>
                              </m:mc>
                            </m:mcs>
                            <m:ctrlPr>
                              <w:rPr>
                                <w:rFonts w:ascii="Cambria Math" w:eastAsiaTheme="minorEastAsia" w:hAnsi="Cambria Math"/>
                                <w:b/>
                                <w:i/>
                                <w:color w:val="000000" w:themeColor="text1"/>
                              </w:rPr>
                            </m:ctrlPr>
                          </m:mPr>
                          <m:mr>
                            <m:e>
                              <m:r>
                                <m:rPr>
                                  <m:sty m:val="bi"/>
                                </m:rPr>
                                <w:rPr>
                                  <w:rFonts w:ascii="Cambria Math" w:eastAsiaTheme="minorEastAsia" w:hAnsi="Cambria Math"/>
                                  <w:color w:val="000000" w:themeColor="text1"/>
                                </w:rPr>
                                <m:t>p=</m:t>
                              </m:r>
                              <m:nary>
                                <m:naryPr>
                                  <m:chr m:val="∏"/>
                                  <m:limLoc m:val="undOvr"/>
                                  <m:supHide m:val="1"/>
                                  <m:ctrlPr>
                                    <w:rPr>
                                      <w:rFonts w:ascii="Cambria Math" w:eastAsiaTheme="minorEastAsia" w:hAnsi="Cambria Math"/>
                                      <w:b/>
                                      <w:i/>
                                      <w:color w:val="000000" w:themeColor="text1"/>
                                    </w:rPr>
                                  </m:ctrlPr>
                                </m:naryPr>
                                <m:sub>
                                  <m:r>
                                    <w:rPr>
                                      <w:rFonts w:ascii="Cambria Math" w:eastAsiaTheme="minorEastAsia" w:hAnsi="Cambria Math"/>
                                      <w:color w:val="000000" w:themeColor="text1"/>
                                    </w:rPr>
                                    <m:t>m</m:t>
                                  </m:r>
                                </m:sub>
                                <m:sup/>
                                <m:e>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e>
                              </m:nary>
                              <m:r>
                                <w:rPr>
                                  <w:rFonts w:ascii="Cambria Math" w:eastAsiaTheme="minorEastAsia" w:hAnsi="Cambria Math" w:cstheme="minorHAnsi"/>
                                  <w:color w:val="000000" w:themeColor="text1"/>
                                </w:rPr>
                                <m:t>.*</m:t>
                              </m:r>
                              <m:r>
                                <m:rPr>
                                  <m:sty m:val="bi"/>
                                </m:rPr>
                                <w:rPr>
                                  <w:rFonts w:ascii="Cambria Math" w:eastAsiaTheme="minorEastAsia" w:hAnsi="Cambria Math"/>
                                  <w:color w:val="000000" w:themeColor="text1"/>
                                </w:rPr>
                                <m:t>r</m:t>
                              </m:r>
                            </m:e>
                          </m:mr>
                          <m:mr>
                            <m:e>
                              <m:r>
                                <w:rPr>
                                  <w:rFonts w:ascii="Cambria Math" w:eastAsiaTheme="minorEastAsia" w:hAnsi="Cambria Math"/>
                                  <w:color w:val="000000" w:themeColor="text1"/>
                                </w:rPr>
                                <m:t>0</m:t>
                              </m:r>
                              <m:r>
                                <m:rPr>
                                  <m:sty m:val="bi"/>
                                </m:rPr>
                                <w:rPr>
                                  <w:rFonts w:ascii="Cambria Math" w:eastAsiaTheme="minorEastAsia" w:hAnsi="Cambria Math"/>
                                  <w:color w:val="000000" w:themeColor="text1"/>
                                </w:rPr>
                                <m:t>≤</m:t>
                              </m:r>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r>
                                <m:rPr>
                                  <m:sty m:val="bi"/>
                                </m:rPr>
                                <w:rPr>
                                  <w:rFonts w:ascii="Cambria Math" w:eastAsiaTheme="minorEastAsia" w:hAnsi="Cambria Math"/>
                                  <w:color w:val="000000" w:themeColor="text1"/>
                                </w:rPr>
                                <m:t>≤</m:t>
                              </m:r>
                              <m:r>
                                <w:rPr>
                                  <w:rFonts w:ascii="Cambria Math" w:eastAsiaTheme="minorEastAsia" w:hAnsi="Cambria Math"/>
                                  <w:color w:val="000000" w:themeColor="text1"/>
                                </w:rPr>
                                <m:t>1</m:t>
                              </m:r>
                            </m:e>
                          </m:mr>
                        </m:m>
                      </m:e>
                    </m:mr>
                    <m:mr>
                      <m:e>
                        <m:r>
                          <w:rPr>
                            <w:rFonts w:ascii="Cambria Math" w:eastAsiaTheme="minorEastAsia" w:hAnsi="Cambria Math"/>
                            <w:color w:val="000000" w:themeColor="text1"/>
                          </w:rPr>
                          <m:t>0</m:t>
                        </m:r>
                        <m:r>
                          <m:rPr>
                            <m:sty m:val="bi"/>
                          </m:rPr>
                          <w:rPr>
                            <w:rFonts w:ascii="Cambria Math" w:eastAsiaTheme="minorEastAsia" w:hAnsi="Cambria Math"/>
                            <w:color w:val="000000" w:themeColor="text1"/>
                          </w:rPr>
                          <m:t>=</m:t>
                        </m:r>
                        <m:r>
                          <w:rPr>
                            <w:rFonts w:ascii="Cambria Math" w:eastAsiaTheme="minorEastAsia" w:hAnsi="Cambria Math"/>
                            <w:color w:val="000000" w:themeColor="text1"/>
                          </w:rPr>
                          <m:t>1</m:t>
                        </m:r>
                        <m:r>
                          <m:rPr>
                            <m:sty m:val="bi"/>
                          </m:rPr>
                          <w:rPr>
                            <w:rFonts w:ascii="Cambria Math" w:eastAsiaTheme="minorEastAsia" w:hAnsi="Cambria Math"/>
                            <w:color w:val="000000" w:themeColor="text1"/>
                          </w:rPr>
                          <m:t>-</m:t>
                        </m:r>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r>
                          <m:rPr>
                            <m:sty m:val="bi"/>
                          </m:rP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sub>
                        </m:sSub>
                        <m:r>
                          <m:rPr>
                            <m:sty m:val="bi"/>
                          </m:rPr>
                          <w:rPr>
                            <w:rFonts w:ascii="Cambria Math" w:eastAsiaTheme="minorEastAsia" w:hAnsi="Cambria Math"/>
                            <w:color w:val="000000" w:themeColor="text1"/>
                          </w:rPr>
                          <m:t>p</m:t>
                        </m:r>
                      </m:e>
                    </m:mr>
                    <m:mr>
                      <m:e>
                        <m:r>
                          <w:rPr>
                            <w:rFonts w:ascii="Cambria Math" w:eastAsiaTheme="minorEastAsia" w:hAnsi="Cambria Math"/>
                            <w:color w:val="000000" w:themeColor="text1"/>
                          </w:rPr>
                          <m:t>0</m:t>
                        </m:r>
                        <m:r>
                          <w:rPr>
                            <w:rFonts w:ascii="Cambria Math" w:hAnsi="Cambria Math"/>
                            <w:color w:val="000000" w:themeColor="text1"/>
                          </w:rPr>
                          <m:t>=-</m:t>
                        </m:r>
                        <m:sSub>
                          <m:sSubPr>
                            <m:ctrlPr>
                              <w:rPr>
                                <w:rFonts w:ascii="Cambria Math" w:hAnsi="Cambria Math"/>
                                <w:b/>
                                <w:i/>
                                <w:color w:val="000000" w:themeColor="text1"/>
                              </w:rPr>
                            </m:ctrlPr>
                          </m:sSubPr>
                          <m:e>
                            <m:r>
                              <m:rPr>
                                <m:sty m:val="bi"/>
                              </m:rPr>
                              <w:rPr>
                                <w:rFonts w:ascii="Cambria Math" w:hAnsi="Cambria Math"/>
                                <w:color w:val="000000" w:themeColor="text1"/>
                              </w:rPr>
                              <m:t>b</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sSub>
                              <m:sSubPr>
                                <m:ctrlPr>
                                  <w:rPr>
                                    <w:rFonts w:ascii="Cambria Math" w:hAnsi="Cambria Math"/>
                                    <w:bCs/>
                                    <w:i/>
                                    <w:color w:val="000000" w:themeColor="text1"/>
                                  </w:rPr>
                                </m:ctrlPr>
                              </m:sSubPr>
                              <m:e>
                                <m:r>
                                  <w:rPr>
                                    <w:rFonts w:ascii="Cambria Math" w:hAnsi="Cambria Math"/>
                                    <w:color w:val="000000" w:themeColor="text1"/>
                                  </w:rPr>
                                  <m:t>b</m:t>
                                </m:r>
                              </m:e>
                              <m:sub>
                                <m:r>
                                  <w:rPr>
                                    <w:rFonts w:ascii="Cambria Math" w:hAnsi="Cambria Math"/>
                                    <w:color w:val="000000" w:themeColor="text1"/>
                                  </w:rPr>
                                  <m:t>n</m:t>
                                </m:r>
                              </m:sub>
                            </m:sSub>
                          </m:sub>
                        </m:sSub>
                        <m:r>
                          <m:rPr>
                            <m:sty m:val="bi"/>
                          </m:rPr>
                          <w:rPr>
                            <w:rFonts w:ascii="Cambria Math" w:hAnsi="Cambria Math"/>
                            <w:color w:val="000000" w:themeColor="text1"/>
                          </w:rPr>
                          <m:t>r</m:t>
                        </m:r>
                      </m:e>
                    </m:mr>
                  </m:m>
                </m:e>
                <m:e>
                  <m:r>
                    <w:rPr>
                      <w:rFonts w:ascii="Cambria Math" w:eastAsiaTheme="minorEastAsia" w:hAnsi="Cambria Math" w:cstheme="minorHAnsi"/>
                      <w:color w:val="000000" w:themeColor="text1"/>
                    </w:rPr>
                    <m:t>0=-</m:t>
                  </m:r>
                  <m:r>
                    <m:rPr>
                      <m:sty m:val="bi"/>
                    </m:rPr>
                    <w:rPr>
                      <w:rFonts w:ascii="Cambria Math" w:eastAsiaTheme="minorEastAsia" w:hAnsi="Cambria Math" w:cstheme="minorHAnsi"/>
                      <w:color w:val="000000" w:themeColor="text1"/>
                    </w:rPr>
                    <m:t>σ</m:t>
                  </m:r>
                  <m:r>
                    <w:rPr>
                      <w:rFonts w:ascii="Cambria Math" w:eastAsiaTheme="minorEastAsia" w:hAnsi="Cambria Math" w:cstheme="minorHAnsi"/>
                      <w:color w:val="000000" w:themeColor="text1"/>
                    </w:rPr>
                    <m:t>+ M*</m:t>
                  </m:r>
                  <m:r>
                    <m:rPr>
                      <m:sty m:val="bi"/>
                    </m:rPr>
                    <w:rPr>
                      <w:rFonts w:ascii="Cambria Math" w:eastAsiaTheme="minorEastAsia" w:hAnsi="Cambria Math"/>
                      <w:color w:val="000000" w:themeColor="text1"/>
                    </w:rPr>
                    <m:t>p</m:t>
                  </m:r>
                </m:e>
              </m:eqArr>
            </m:e>
          </m:d>
        </m:oMath>
      </m:oMathPara>
    </w:p>
    <w:p w14:paraId="529434C9" w14:textId="77777777" w:rsidR="0085632C" w:rsidRPr="00352759" w:rsidRDefault="0085632C" w:rsidP="0085632C">
      <w:pPr>
        <w:pStyle w:val="NoSpacing"/>
        <w:rPr>
          <w:rFonts w:eastAsiaTheme="minorEastAsia"/>
          <w:color w:val="000000" w:themeColor="text1"/>
        </w:rPr>
      </w:pPr>
    </w:p>
    <w:p w14:paraId="1AB9EE6F" w14:textId="77777777" w:rsidR="0085632C" w:rsidRPr="00352759" w:rsidRDefault="0085632C" w:rsidP="0085632C">
      <w:pPr>
        <w:pStyle w:val="NoSpacing"/>
        <w:rPr>
          <w:rFonts w:eastAsiaTheme="minorEastAsia"/>
          <w:color w:val="000000" w:themeColor="text1"/>
        </w:rPr>
      </w:pPr>
      <w:r w:rsidRPr="00352759">
        <w:rPr>
          <w:rFonts w:eastAsiaTheme="minorEastAsia"/>
          <w:color w:val="000000" w:themeColor="text1"/>
        </w:rPr>
        <w:t>which is just an algebraic equation which we can solve with substitutions</w:t>
      </w:r>
    </w:p>
    <w:p w14:paraId="69FCC74D" w14:textId="77777777" w:rsidR="0085632C" w:rsidRPr="00352759" w:rsidRDefault="0085632C" w:rsidP="0085632C">
      <w:pPr>
        <w:pStyle w:val="NoSpacing"/>
        <w:rPr>
          <w:rFonts w:eastAsiaTheme="minorEastAsia"/>
          <w:color w:val="000000" w:themeColor="text1"/>
        </w:rPr>
      </w:pPr>
    </w:p>
    <w:p w14:paraId="2176D0E8" w14:textId="2F7AF18C" w:rsidR="0085632C" w:rsidRPr="00352759" w:rsidRDefault="0085632C" w:rsidP="0085632C">
      <w:pPr>
        <w:pStyle w:val="NoSpacing"/>
        <w:rPr>
          <w:rFonts w:eastAsiaTheme="minorEastAsia"/>
          <w:b/>
          <w:bCs/>
          <w:color w:val="000000" w:themeColor="text1"/>
        </w:rPr>
      </w:pPr>
      <m:oMathPara>
        <m:oMath>
          <m:r>
            <m:rPr>
              <m:sty m:val="bi"/>
            </m:rPr>
            <w:rPr>
              <w:rFonts w:ascii="Cambria Math" w:eastAsiaTheme="minorEastAsia" w:hAnsi="Cambria Math"/>
              <w:color w:val="000000" w:themeColor="text1"/>
            </w:rPr>
            <m:t>r</m:t>
          </m:r>
          <m:r>
            <w:rPr>
              <w:rFonts w:ascii="Cambria Math" w:eastAsiaTheme="minorEastAsia" w:hAnsi="Cambria Math"/>
              <w:color w:val="000000" w:themeColor="text1"/>
            </w:rPr>
            <m:t>=</m:t>
          </m:r>
          <m:d>
            <m:dPr>
              <m:begChr m:val="|"/>
              <m:endChr m:val="|"/>
              <m:ctrlPr>
                <w:rPr>
                  <w:rFonts w:ascii="Cambria Math" w:eastAsiaTheme="minorEastAsia" w:hAnsi="Cambria Math"/>
                  <w:b/>
                  <w:bCs/>
                  <w:i/>
                  <w:color w:val="000000" w:themeColor="text1"/>
                </w:rPr>
              </m:ctrlPr>
            </m:dPr>
            <m:e>
              <m:r>
                <w:rPr>
                  <w:rFonts w:ascii="Cambria Math" w:eastAsiaTheme="minorEastAsia" w:hAnsi="Cambria Math" w:cstheme="minorHAnsi"/>
                  <w:color w:val="000000" w:themeColor="text1"/>
                </w:rPr>
                <m:t>M*</m:t>
              </m:r>
              <m:d>
                <m:dPr>
                  <m:ctrlPr>
                    <w:rPr>
                      <w:rFonts w:ascii="Cambria Math" w:eastAsiaTheme="minorEastAsia" w:hAnsi="Cambria Math"/>
                      <w:b/>
                      <w:i/>
                      <w:color w:val="000000" w:themeColor="text1"/>
                    </w:rPr>
                  </m:ctrlPr>
                </m:dPr>
                <m:e>
                  <m:nary>
                    <m:naryPr>
                      <m:chr m:val="∏"/>
                      <m:limLoc m:val="undOvr"/>
                      <m:supHide m:val="1"/>
                      <m:ctrlPr>
                        <w:rPr>
                          <w:rFonts w:ascii="Cambria Math" w:eastAsiaTheme="minorEastAsia" w:hAnsi="Cambria Math"/>
                          <w:b/>
                          <w:i/>
                          <w:color w:val="000000" w:themeColor="text1"/>
                        </w:rPr>
                      </m:ctrlPr>
                    </m:naryPr>
                    <m:sub>
                      <m:r>
                        <w:rPr>
                          <w:rFonts w:ascii="Cambria Math" w:eastAsiaTheme="minorEastAsia" w:hAnsi="Cambria Math"/>
                          <w:color w:val="000000" w:themeColor="text1"/>
                        </w:rPr>
                        <m:t>m</m:t>
                      </m:r>
                    </m:sub>
                    <m:sup/>
                    <m:e>
                      <m:d>
                        <m:dPr>
                          <m:ctrlPr>
                            <w:rPr>
                              <w:rFonts w:ascii="Cambria Math" w:eastAsiaTheme="minorEastAsia" w:hAnsi="Cambria Math"/>
                              <w:b/>
                              <w:i/>
                              <w:color w:val="000000" w:themeColor="text1"/>
                            </w:rPr>
                          </m:ctrlPr>
                        </m:dPr>
                        <m:e>
                          <m:r>
                            <w:rPr>
                              <w:rFonts w:ascii="Cambria Math" w:eastAsiaTheme="minorEastAsia" w:hAnsi="Cambria Math"/>
                              <w:color w:val="000000" w:themeColor="text1"/>
                            </w:rPr>
                            <m:t>1</m:t>
                          </m:r>
                          <m:r>
                            <m:rPr>
                              <m:sty m:val="bi"/>
                            </m:rP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sub>
                          </m:sSub>
                          <m:r>
                            <m:rPr>
                              <m:sty m:val="bi"/>
                            </m:rPr>
                            <w:rPr>
                              <w:rFonts w:ascii="Cambria Math" w:eastAsiaTheme="minorEastAsia" w:hAnsi="Cambria Math"/>
                              <w:color w:val="000000" w:themeColor="text1"/>
                            </w:rPr>
                            <m:t>p</m:t>
                          </m:r>
                        </m:e>
                      </m:d>
                    </m:e>
                  </m:nary>
                  <m:r>
                    <w:rPr>
                      <w:rFonts w:ascii="Cambria Math" w:eastAsiaTheme="minorEastAsia" w:hAnsi="Cambria Math" w:cstheme="minorHAnsi"/>
                      <w:color w:val="000000" w:themeColor="text1"/>
                    </w:rPr>
                    <m:t>.*</m:t>
                  </m:r>
                  <m:r>
                    <m:rPr>
                      <m:sty m:val="bi"/>
                    </m:rPr>
                    <w:rPr>
                      <w:rFonts w:ascii="Cambria Math" w:eastAsiaTheme="minorEastAsia" w:hAnsi="Cambria Math"/>
                      <w:color w:val="000000" w:themeColor="text1"/>
                    </w:rPr>
                    <m:t>r</m:t>
                  </m:r>
                </m:e>
              </m:d>
              <m:r>
                <w:rPr>
                  <w:rFonts w:ascii="Cambria Math" w:eastAsiaTheme="minorEastAsia" w:hAnsi="Cambria Math" w:cstheme="minorHAnsi"/>
                  <w:color w:val="000000" w:themeColor="text1"/>
                </w:rPr>
                <m:t>-</m:t>
              </m:r>
              <m:nary>
                <m:naryPr>
                  <m:chr m:val="∑"/>
                  <m:limLoc m:val="undOvr"/>
                  <m:supHide m:val="1"/>
                  <m:ctrlPr>
                    <w:rPr>
                      <w:rFonts w:ascii="Cambria Math" w:eastAsiaTheme="minorEastAsia" w:hAnsi="Cambria Math" w:cstheme="minorHAnsi"/>
                      <w:i/>
                      <w:color w:val="000000" w:themeColor="text1"/>
                    </w:rPr>
                  </m:ctrlPr>
                </m:naryPr>
                <m:sub>
                  <m:r>
                    <w:rPr>
                      <w:rFonts w:ascii="Cambria Math" w:eastAsiaTheme="minorEastAsia" w:hAnsi="Cambria Math" w:cstheme="minorHAnsi"/>
                      <w:color w:val="000000" w:themeColor="text1"/>
                    </w:rPr>
                    <m:t>n</m:t>
                  </m:r>
                </m:sub>
                <m:sup/>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sSub>
                        <m:sSubPr>
                          <m:ctrlPr>
                            <w:rPr>
                              <w:rFonts w:ascii="Cambria Math" w:hAnsi="Cambria Math"/>
                              <w:bCs/>
                              <w:i/>
                              <w:color w:val="000000" w:themeColor="text1"/>
                            </w:rPr>
                          </m:ctrlPr>
                        </m:sSubPr>
                        <m:e>
                          <m:r>
                            <w:rPr>
                              <w:rFonts w:ascii="Cambria Math" w:hAnsi="Cambria Math"/>
                              <w:color w:val="000000" w:themeColor="text1"/>
                            </w:rPr>
                            <m:t>b</m:t>
                          </m:r>
                        </m:e>
                        <m:sub>
                          <m:r>
                            <w:rPr>
                              <w:rFonts w:ascii="Cambria Math" w:hAnsi="Cambria Math"/>
                              <w:color w:val="000000" w:themeColor="text1"/>
                            </w:rPr>
                            <m:t>n</m:t>
                          </m:r>
                        </m:sub>
                      </m:sSub>
                    </m:sub>
                  </m:sSub>
                  <m:r>
                    <m:rPr>
                      <m:sty m:val="bi"/>
                    </m:rPr>
                    <w:rPr>
                      <w:rFonts w:ascii="Cambria Math" w:hAnsi="Cambria Math"/>
                      <w:color w:val="000000" w:themeColor="text1"/>
                    </w:rPr>
                    <m:t>r</m:t>
                  </m:r>
                  <m:r>
                    <m:rPr>
                      <m:sty m:val="bi"/>
                    </m:rPr>
                    <w:rPr>
                      <w:rFonts w:ascii="Cambria Math" w:eastAsiaTheme="minorEastAsia" w:hAnsi="Cambria Math" w:cstheme="minorHAnsi"/>
                      <w:color w:val="000000" w:themeColor="text1"/>
                    </w:rPr>
                    <m:t>+c</m:t>
                  </m:r>
                </m:e>
              </m:nary>
            </m:e>
          </m:d>
        </m:oMath>
      </m:oMathPara>
    </w:p>
    <w:p w14:paraId="66391864" w14:textId="77777777" w:rsidR="0085632C" w:rsidRPr="00352759" w:rsidRDefault="0085632C" w:rsidP="0085632C">
      <w:pPr>
        <w:pStyle w:val="NoSpacing"/>
        <w:rPr>
          <w:rFonts w:eastAsiaTheme="minorEastAsia"/>
          <w:color w:val="000000" w:themeColor="text1"/>
        </w:rPr>
      </w:pPr>
    </w:p>
    <w:p w14:paraId="37699270" w14:textId="5039BEB8" w:rsidR="0085632C" w:rsidRPr="00352759" w:rsidRDefault="0085632C" w:rsidP="0085632C">
      <w:pPr>
        <w:pStyle w:val="NoSpacing"/>
        <w:rPr>
          <w:rFonts w:eastAsiaTheme="minorEastAsia"/>
          <w:color w:val="000000" w:themeColor="text1"/>
        </w:rPr>
      </w:pPr>
      <w:r w:rsidRPr="00352759">
        <w:rPr>
          <w:rFonts w:eastAsiaTheme="minorEastAsia"/>
          <w:color w:val="000000" w:themeColor="text1"/>
        </w:rPr>
        <w:t xml:space="preserve">which potentially has many solutions due to the piecewise linear nature of r and the multiplicative nonlinearities.  </w:t>
      </w:r>
    </w:p>
    <w:p w14:paraId="6823B1EB" w14:textId="77777777" w:rsidR="0085632C" w:rsidRPr="00352759" w:rsidRDefault="0085632C" w:rsidP="0085632C">
      <w:pPr>
        <w:pStyle w:val="NoSpacing"/>
        <w:rPr>
          <w:rFonts w:eastAsiaTheme="minorEastAsia"/>
          <w:color w:val="000000" w:themeColor="text1"/>
        </w:rPr>
      </w:pPr>
    </w:p>
    <w:p w14:paraId="3C6D7F67" w14:textId="7245B8C3" w:rsidR="0085632C" w:rsidRPr="00352759" w:rsidRDefault="00F01523" w:rsidP="0085632C">
      <w:pPr>
        <w:pStyle w:val="NoSpacing"/>
        <w:rPr>
          <w:rFonts w:eastAsiaTheme="minorEastAsia"/>
          <w:color w:val="000000" w:themeColor="text1"/>
        </w:rPr>
      </w:pPr>
      <w:r>
        <w:rPr>
          <w:rFonts w:eastAsiaTheme="minorEastAsia"/>
          <w:color w:val="000000" w:themeColor="text1"/>
        </w:rPr>
        <w:t xml:space="preserve">We can give it an initial condition and iterate the map to find </w:t>
      </w:r>
      <w:r w:rsidR="00EF2EE6">
        <w:rPr>
          <w:rFonts w:eastAsiaTheme="minorEastAsia"/>
          <w:color w:val="000000" w:themeColor="text1"/>
        </w:rPr>
        <w:t>if there is a stable</w:t>
      </w:r>
      <w:r>
        <w:rPr>
          <w:rFonts w:eastAsiaTheme="minorEastAsia"/>
          <w:color w:val="000000" w:themeColor="text1"/>
        </w:rPr>
        <w:t xml:space="preserve"> fixed point, assuming</w:t>
      </w:r>
      <w:r w:rsidR="0085632C" w:rsidRPr="00352759">
        <w:rPr>
          <w:rFonts w:eastAsiaTheme="minorEastAsia"/>
          <w:color w:val="000000" w:themeColor="text1"/>
        </w:rPr>
        <w:t xml:space="preserve"> a local basin of attraction</w:t>
      </w:r>
      <w:r>
        <w:rPr>
          <w:rFonts w:eastAsiaTheme="minorEastAsia"/>
          <w:color w:val="000000" w:themeColor="text1"/>
        </w:rPr>
        <w:t>.</w:t>
      </w:r>
    </w:p>
    <w:p w14:paraId="4FBD75FF" w14:textId="77777777" w:rsidR="0085632C" w:rsidRPr="00352759" w:rsidRDefault="0085632C" w:rsidP="0085632C">
      <w:pPr>
        <w:pStyle w:val="NoSpacing"/>
        <w:rPr>
          <w:rFonts w:eastAsiaTheme="minorEastAsia"/>
          <w:color w:val="000000" w:themeColor="text1"/>
        </w:rPr>
      </w:pPr>
    </w:p>
    <w:p w14:paraId="11E2A98C" w14:textId="78751A4A" w:rsidR="0085632C" w:rsidRPr="005E39BB" w:rsidRDefault="00000000" w:rsidP="0085632C">
      <w:pPr>
        <w:rPr>
          <w:color w:val="000000" w:themeColor="text1"/>
        </w:rPr>
      </w:pPr>
      <m:oMathPara>
        <m:oMath>
          <m:d>
            <m:dPr>
              <m:begChr m:val="{"/>
              <m:endChr m:val=""/>
              <m:ctrlPr>
                <w:rPr>
                  <w:rFonts w:ascii="Cambria Math" w:hAnsi="Cambria Math"/>
                  <w:i/>
                  <w:color w:val="000000" w:themeColor="text1"/>
                </w:rPr>
              </m:ctrlPr>
            </m:dPr>
            <m:e>
              <m:eqArr>
                <m:eqArrPr>
                  <m:ctrlPr>
                    <w:rPr>
                      <w:rFonts w:ascii="Cambria Math" w:hAnsi="Cambria Math"/>
                      <w:i/>
                      <w:color w:val="000000" w:themeColor="text1"/>
                    </w:rPr>
                  </m:ctrlPr>
                </m:eqArrPr>
                <m:e>
                  <m:r>
                    <m:rPr>
                      <m:sty m:val="bi"/>
                    </m:rPr>
                    <w:rPr>
                      <w:rFonts w:ascii="Cambria Math" w:eastAsiaTheme="minorEastAsia" w:hAnsi="Cambria Math"/>
                      <w:color w:val="000000" w:themeColor="text1"/>
                    </w:rPr>
                    <m:t>r</m:t>
                  </m:r>
                  <m:r>
                    <w:rPr>
                      <w:rFonts w:ascii="Cambria Math" w:eastAsiaTheme="minorEastAsia" w:hAnsi="Cambria Math"/>
                      <w:color w:val="000000" w:themeColor="text1"/>
                    </w:rPr>
                    <m:t>=</m:t>
                  </m:r>
                  <m:r>
                    <w:rPr>
                      <w:rFonts w:ascii="Cambria Math" w:eastAsiaTheme="minorEastAsia" w:hAnsi="Cambria Math" w:cstheme="minorHAnsi"/>
                      <w:color w:val="000000" w:themeColor="text1"/>
                    </w:rPr>
                    <m:t>M∙</m:t>
                  </m:r>
                  <m:d>
                    <m:dPr>
                      <m:ctrlPr>
                        <w:rPr>
                          <w:rFonts w:ascii="Cambria Math" w:eastAsiaTheme="minorEastAsia" w:hAnsi="Cambria Math"/>
                          <w:b/>
                          <w:i/>
                          <w:color w:val="000000" w:themeColor="text1"/>
                        </w:rPr>
                      </m:ctrlPr>
                    </m:dPr>
                    <m:e>
                      <m:r>
                        <m:rPr>
                          <m:sty m:val="bi"/>
                        </m:rPr>
                        <w:rPr>
                          <w:rFonts w:ascii="Cambria Math" w:eastAsiaTheme="minorEastAsia" w:hAnsi="Cambria Math"/>
                          <w:color w:val="000000" w:themeColor="text1"/>
                        </w:rPr>
                        <m:t>r∘</m:t>
                      </m:r>
                      <m:nary>
                        <m:naryPr>
                          <m:chr m:val="∏"/>
                          <m:limLoc m:val="undOvr"/>
                          <m:supHide m:val="1"/>
                          <m:ctrlPr>
                            <w:rPr>
                              <w:rFonts w:ascii="Cambria Math" w:eastAsiaTheme="minorEastAsia" w:hAnsi="Cambria Math"/>
                              <w:b/>
                              <w:i/>
                              <w:color w:val="000000" w:themeColor="text1"/>
                            </w:rPr>
                          </m:ctrlPr>
                        </m:naryPr>
                        <m:sub>
                          <m:r>
                            <w:rPr>
                              <w:rFonts w:ascii="Cambria Math" w:eastAsiaTheme="minorEastAsia" w:hAnsi="Cambria Math"/>
                              <w:color w:val="000000" w:themeColor="text1"/>
                            </w:rPr>
                            <m:t>m</m:t>
                          </m:r>
                        </m:sub>
                        <m:sup/>
                        <m:e>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m:t>
                              </m:r>
                              <m:r>
                                <m:rPr>
                                  <m:sty m:val="bi"/>
                                </m:rP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sub>
                              </m:sSub>
                              <m:r>
                                <m:rPr>
                                  <m:sty m:val="bi"/>
                                </m:rPr>
                                <w:rPr>
                                  <w:rFonts w:ascii="Cambria Math" w:eastAsiaTheme="minorEastAsia" w:hAnsi="Cambria Math"/>
                                  <w:color w:val="000000" w:themeColor="text1"/>
                                </w:rPr>
                                <m:t>p</m:t>
                              </m:r>
                            </m:e>
                          </m:d>
                        </m:e>
                      </m:nary>
                    </m:e>
                  </m:d>
                  <m:r>
                    <w:rPr>
                      <w:rFonts w:ascii="Cambria Math" w:eastAsiaTheme="minorEastAsia" w:hAnsi="Cambria Math" w:cstheme="minorHAnsi"/>
                      <w:color w:val="000000" w:themeColor="text1"/>
                    </w:rPr>
                    <m:t>-</m:t>
                  </m:r>
                  <m:nary>
                    <m:naryPr>
                      <m:chr m:val="∑"/>
                      <m:limLoc m:val="undOvr"/>
                      <m:supHide m:val="1"/>
                      <m:ctrlPr>
                        <w:rPr>
                          <w:rFonts w:ascii="Cambria Math" w:eastAsiaTheme="minorEastAsia" w:hAnsi="Cambria Math" w:cstheme="minorHAnsi"/>
                          <w:i/>
                          <w:color w:val="000000" w:themeColor="text1"/>
                        </w:rPr>
                      </m:ctrlPr>
                    </m:naryPr>
                    <m:sub>
                      <m:r>
                        <w:rPr>
                          <w:rFonts w:ascii="Cambria Math" w:eastAsiaTheme="minorEastAsia" w:hAnsi="Cambria Math" w:cstheme="minorHAnsi"/>
                          <w:color w:val="000000" w:themeColor="text1"/>
                        </w:rPr>
                        <m:t>n</m:t>
                      </m:r>
                    </m:sub>
                    <m:sup/>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sSub>
                            <m:sSubPr>
                              <m:ctrlPr>
                                <w:rPr>
                                  <w:rFonts w:ascii="Cambria Math" w:hAnsi="Cambria Math"/>
                                  <w:bCs/>
                                  <w:i/>
                                  <w:color w:val="000000" w:themeColor="text1"/>
                                </w:rPr>
                              </m:ctrlPr>
                            </m:sSubPr>
                            <m:e>
                              <m:r>
                                <w:rPr>
                                  <w:rFonts w:ascii="Cambria Math" w:hAnsi="Cambria Math"/>
                                  <w:color w:val="000000" w:themeColor="text1"/>
                                </w:rPr>
                                <m:t>b</m:t>
                              </m:r>
                            </m:e>
                            <m:sub>
                              <m:r>
                                <w:rPr>
                                  <w:rFonts w:ascii="Cambria Math" w:hAnsi="Cambria Math"/>
                                  <w:color w:val="000000" w:themeColor="text1"/>
                                </w:rPr>
                                <m:t>n</m:t>
                              </m:r>
                            </m:sub>
                          </m:sSub>
                        </m:sub>
                      </m:sSub>
                      <m:r>
                        <m:rPr>
                          <m:sty m:val="bi"/>
                        </m:rPr>
                        <w:rPr>
                          <w:rFonts w:ascii="Cambria Math" w:hAnsi="Cambria Math"/>
                          <w:color w:val="000000" w:themeColor="text1"/>
                        </w:rPr>
                        <m:t>r</m:t>
                      </m:r>
                      <m:r>
                        <m:rPr>
                          <m:sty m:val="bi"/>
                        </m:rPr>
                        <w:rPr>
                          <w:rFonts w:ascii="Cambria Math" w:eastAsiaTheme="minorEastAsia" w:hAnsi="Cambria Math" w:cstheme="minorHAnsi"/>
                          <w:color w:val="000000" w:themeColor="text1"/>
                        </w:rPr>
                        <m:t>+c</m:t>
                      </m:r>
                    </m:e>
                  </m:nary>
                </m:e>
                <m:e>
                  <m:m>
                    <m:mPr>
                      <m:mcs>
                        <m:mc>
                          <m:mcPr>
                            <m:count m:val="1"/>
                            <m:mcJc m:val="center"/>
                          </m:mcPr>
                        </m:mc>
                      </m:mcs>
                      <m:ctrlPr>
                        <w:rPr>
                          <w:rFonts w:ascii="Cambria Math" w:eastAsiaTheme="minorEastAsia" w:hAnsi="Cambria Math"/>
                          <w:b/>
                          <w:i/>
                          <w:color w:val="000000" w:themeColor="text1"/>
                        </w:rPr>
                      </m:ctrlPr>
                    </m:mPr>
                    <m:mr>
                      <m:e>
                        <m:r>
                          <w:rPr>
                            <w:rFonts w:ascii="Cambria Math" w:eastAsiaTheme="minorEastAsia" w:hAnsi="Cambria Math"/>
                            <w:color w:val="000000" w:themeColor="text1"/>
                          </w:rPr>
                          <m:t>0</m:t>
                        </m:r>
                        <m:r>
                          <m:rPr>
                            <m:sty m:val="bi"/>
                          </m:rPr>
                          <w:rPr>
                            <w:rFonts w:ascii="Cambria Math" w:eastAsiaTheme="minorEastAsia" w:hAnsi="Cambria Math"/>
                            <w:color w:val="000000" w:themeColor="text1"/>
                          </w:rPr>
                          <m:t>≤</m:t>
                        </m:r>
                        <m:r>
                          <w:rPr>
                            <w:rFonts w:ascii="Cambria Math" w:eastAsiaTheme="minorEastAsia" w:hAnsi="Cambria Math"/>
                            <w:color w:val="000000" w:themeColor="text1"/>
                          </w:rPr>
                          <m:t>1</m:t>
                        </m:r>
                        <m:r>
                          <m:rPr>
                            <m:sty m:val="bi"/>
                          </m:rP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sSub>
                              <m:sSubPr>
                                <m:ctrlPr>
                                  <w:rPr>
                                    <w:rFonts w:ascii="Cambria Math" w:eastAsiaTheme="minorEastAsia" w:hAnsi="Cambria Math"/>
                                    <w:b/>
                                    <w:i/>
                                    <w:color w:val="000000" w:themeColor="text1"/>
                                  </w:rPr>
                                </m:ctrlPr>
                              </m:sSubPr>
                              <m:e>
                                <m:r>
                                  <m:rPr>
                                    <m:sty m:val="bi"/>
                                  </m:rPr>
                                  <w:rPr>
                                    <w:rFonts w:ascii="Cambria Math" w:eastAsiaTheme="minorEastAsia" w:hAnsi="Cambria Math"/>
                                    <w:color w:val="000000" w:themeColor="text1"/>
                                  </w:rPr>
                                  <m:t>a</m:t>
                                </m:r>
                              </m:e>
                              <m:sub>
                                <m:r>
                                  <w:rPr>
                                    <w:rFonts w:ascii="Cambria Math" w:eastAsiaTheme="minorEastAsia" w:hAnsi="Cambria Math"/>
                                    <w:color w:val="000000" w:themeColor="text1"/>
                                  </w:rPr>
                                  <m:t>m</m:t>
                                </m:r>
                              </m:sub>
                            </m:sSub>
                          </m:sub>
                        </m:sSub>
                        <m:r>
                          <m:rPr>
                            <m:sty m:val="bi"/>
                          </m:rPr>
                          <w:rPr>
                            <w:rFonts w:ascii="Cambria Math" w:hAnsi="Cambria Math"/>
                            <w:color w:val="000000" w:themeColor="text1"/>
                          </w:rPr>
                          <m:t>r</m:t>
                        </m:r>
                        <m:r>
                          <m:rPr>
                            <m:sty m:val="bi"/>
                          </m:rPr>
                          <w:rPr>
                            <w:rFonts w:ascii="Cambria Math" w:eastAsiaTheme="minorEastAsia" w:hAnsi="Cambria Math"/>
                            <w:color w:val="000000" w:themeColor="text1"/>
                          </w:rPr>
                          <m:t>≤</m:t>
                        </m:r>
                        <m:r>
                          <w:rPr>
                            <w:rFonts w:ascii="Cambria Math" w:eastAsiaTheme="minorEastAsia" w:hAnsi="Cambria Math"/>
                            <w:color w:val="000000" w:themeColor="text1"/>
                          </w:rPr>
                          <m:t>1</m:t>
                        </m:r>
                      </m:e>
                    </m:mr>
                    <m:mr>
                      <m:e>
                        <m:r>
                          <w:rPr>
                            <w:rFonts w:ascii="Cambria Math" w:eastAsiaTheme="minorEastAsia" w:hAnsi="Cambria Math"/>
                            <w:color w:val="000000" w:themeColor="text1"/>
                          </w:rPr>
                          <m:t>0</m:t>
                        </m:r>
                        <m:r>
                          <m:rPr>
                            <m:sty m:val="bi"/>
                          </m:rPr>
                          <w:rPr>
                            <w:rFonts w:ascii="Cambria Math" w:eastAsiaTheme="minorEastAsia" w:hAnsi="Cambria Math"/>
                            <w:color w:val="000000" w:themeColor="text1"/>
                          </w:rPr>
                          <m:t>&lt;r</m:t>
                        </m:r>
                      </m:e>
                    </m:mr>
                  </m:m>
                </m:e>
                <m:e>
                  <m:r>
                    <w:rPr>
                      <w:rFonts w:ascii="Cambria Math" w:eastAsiaTheme="minorEastAsia" w:hAnsi="Cambria Math" w:cstheme="minorHAnsi"/>
                      <w:color w:val="000000" w:themeColor="text1"/>
                    </w:rPr>
                    <m:t xml:space="preserve"> </m:t>
                  </m:r>
                </m:e>
              </m:eqArr>
            </m:e>
          </m:d>
        </m:oMath>
      </m:oMathPara>
    </w:p>
    <w:p w14:paraId="2ED75008" w14:textId="77777777" w:rsidR="005E39BB" w:rsidRDefault="005E39BB">
      <w:pPr>
        <w:rPr>
          <w:color w:val="000000" w:themeColor="text1"/>
        </w:rPr>
      </w:pPr>
    </w:p>
    <w:p w14:paraId="1F0FCB19" w14:textId="37F132CC" w:rsidR="00193311" w:rsidRPr="005E39BB" w:rsidRDefault="00193311">
      <w:pPr>
        <w:rPr>
          <w:color w:val="000000" w:themeColor="text1"/>
        </w:rPr>
      </w:pPr>
      <w:r>
        <w:rPr>
          <w:color w:val="000000" w:themeColor="text1"/>
        </w:rPr>
        <w:t>We can use randomized initial conditions to check for more than one</w:t>
      </w:r>
      <w:r w:rsidR="00EF2EE6">
        <w:rPr>
          <w:color w:val="000000" w:themeColor="text1"/>
        </w:rPr>
        <w:t xml:space="preserve"> stable</w:t>
      </w:r>
      <w:r>
        <w:rPr>
          <w:color w:val="000000" w:themeColor="text1"/>
        </w:rPr>
        <w:t xml:space="preserve"> fixed point.</w:t>
      </w:r>
      <w:r w:rsidR="00EF2EE6">
        <w:rPr>
          <w:color w:val="000000" w:themeColor="text1"/>
        </w:rPr>
        <w:t xml:space="preserve">  However, </w:t>
      </w:r>
      <w:r w:rsidR="006336FF">
        <w:rPr>
          <w:color w:val="000000" w:themeColor="text1"/>
        </w:rPr>
        <w:t xml:space="preserve">having one </w:t>
      </w:r>
      <w:r w:rsidR="00EF2EE6">
        <w:rPr>
          <w:color w:val="000000" w:themeColor="text1"/>
        </w:rPr>
        <w:t xml:space="preserve">fixed point is enough for the system to be stable. </w:t>
      </w:r>
      <w:r w:rsidR="00B05E41">
        <w:rPr>
          <w:color w:val="000000" w:themeColor="text1"/>
        </w:rPr>
        <w:t>Can we show that the saddle node and this stable fixed point annihilate as c</w:t>
      </w:r>
      <w:r w:rsidR="00B05E41" w:rsidRPr="00B05E41">
        <w:rPr>
          <w:color w:val="000000" w:themeColor="text1"/>
        </w:rPr>
        <w:sym w:font="Wingdings" w:char="F0E0"/>
      </w:r>
      <w:r w:rsidR="00B05E41">
        <w:rPr>
          <w:color w:val="000000" w:themeColor="text1"/>
        </w:rPr>
        <w:t>0?</w:t>
      </w:r>
    </w:p>
    <w:sectPr w:rsidR="00193311" w:rsidRPr="005E39BB" w:rsidSect="00A3775F">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Brian Lundstrom" w:date="2025-07-02T09:24:00Z" w:initials="BL">
    <w:p w14:paraId="7D96780E" w14:textId="77777777" w:rsidR="00FA4944" w:rsidRDefault="00FA4944">
      <w:pPr>
        <w:pStyle w:val="CommentText"/>
      </w:pPr>
      <w:r>
        <w:rPr>
          <w:rStyle w:val="CommentReference"/>
        </w:rPr>
        <w:annotationRef/>
      </w:r>
      <w:r>
        <w:t>For the introduction, probably just need a basic intro of: what is stability? What is excitability? And brief summary of our Plos Comp Biol paper… (with a bit of background to that, of which you have some)</w:t>
      </w:r>
    </w:p>
    <w:p w14:paraId="4D0316EF" w14:textId="77777777" w:rsidR="0080313D" w:rsidRDefault="0080313D">
      <w:pPr>
        <w:pStyle w:val="CommentText"/>
      </w:pPr>
    </w:p>
    <w:p w14:paraId="2A50FF0E" w14:textId="65C4AACF" w:rsidR="0080313D" w:rsidRDefault="0080313D">
      <w:pPr>
        <w:pStyle w:val="CommentText"/>
      </w:pPr>
      <w:r>
        <w:t xml:space="preserve">Mostly, need to clearly state the problem: The brain is an RNN. Stability is difficult in RNNs. Connectivity is typically answer. Other answer is STD/SFA. Needs to be multiscale to deal with diverse inputs. Networks don’t typically have multiscale adaptation (or adaptation at all).  I think this could all be said in one paragraph… or two? </w:t>
      </w:r>
    </w:p>
  </w:comment>
  <w:comment w:id="11" w:author="Brian Lundstrom" w:date="2025-07-02T09:29:00Z" w:initials="BL">
    <w:p w14:paraId="65F6CA14" w14:textId="16BCF0D7" w:rsidR="00640CB0" w:rsidRDefault="00640CB0">
      <w:pPr>
        <w:pStyle w:val="CommentText"/>
      </w:pPr>
      <w:r>
        <w:rPr>
          <w:rStyle w:val="CommentReference"/>
        </w:rPr>
        <w:annotationRef/>
      </w:r>
      <w:r>
        <w:t>Might avoid “extended”</w:t>
      </w:r>
    </w:p>
  </w:comment>
  <w:comment w:id="12" w:author="Martynas Dervinis" w:date="2025-06-19T11:21:00Z" w:initials="MD">
    <w:p w14:paraId="4127552D" w14:textId="77777777" w:rsidR="00FD2A9A" w:rsidRDefault="00FD2A9A" w:rsidP="00FD2A9A">
      <w:pPr>
        <w:pStyle w:val="CommentText"/>
      </w:pPr>
      <w:r>
        <w:rPr>
          <w:rStyle w:val="CommentReference"/>
        </w:rPr>
        <w:annotationRef/>
      </w:r>
      <w:r>
        <w:rPr>
          <w:lang w:val="en-GB"/>
        </w:rPr>
        <w:t>Should there be a reference?</w:t>
      </w:r>
    </w:p>
  </w:comment>
  <w:comment w:id="13" w:author="Brian Lundstrom" w:date="2025-07-02T09:29:00Z" w:initials="BL">
    <w:p w14:paraId="42C90EF5" w14:textId="2EC40510" w:rsidR="00640CB0" w:rsidRDefault="00640CB0">
      <w:pPr>
        <w:pStyle w:val="CommentText"/>
      </w:pPr>
      <w:r>
        <w:rPr>
          <w:rStyle w:val="CommentReference"/>
        </w:rPr>
        <w:annotationRef/>
      </w:r>
      <w:r>
        <w:t>Nice to have a summary at the beginning of methods!</w:t>
      </w:r>
    </w:p>
  </w:comment>
  <w:comment w:id="14" w:author="Brian Lundstrom" w:date="2025-07-02T09:30:00Z" w:initials="BL">
    <w:p w14:paraId="0BE47B97" w14:textId="44CF6E1A" w:rsidR="00640CB0" w:rsidRDefault="00640CB0">
      <w:pPr>
        <w:pStyle w:val="CommentText"/>
      </w:pPr>
      <w:r>
        <w:rPr>
          <w:rStyle w:val="CommentReference"/>
        </w:rPr>
        <w:annotationRef/>
      </w:r>
      <w:r>
        <w:t>Explain all abbreviations or leave out</w:t>
      </w:r>
    </w:p>
  </w:comment>
  <w:comment w:id="15" w:author="Brian Lundstrom" w:date="2025-07-02T09:31:00Z" w:initials="BL">
    <w:p w14:paraId="0253C7F9" w14:textId="61045795" w:rsidR="00640CB0" w:rsidRDefault="00640CB0">
      <w:pPr>
        <w:pStyle w:val="CommentText"/>
      </w:pPr>
      <w:r>
        <w:rPr>
          <w:rStyle w:val="CommentReference"/>
        </w:rPr>
        <w:annotationRef/>
      </w:r>
      <w:r>
        <w:t>What? Odd, no need to say</w:t>
      </w:r>
    </w:p>
  </w:comment>
  <w:comment w:id="16" w:author="Brian Lundstrom" w:date="2025-07-02T09:33:00Z" w:initials="BL">
    <w:p w14:paraId="0AF0282F" w14:textId="4E519E6D" w:rsidR="00640CB0" w:rsidRDefault="00640CB0">
      <w:pPr>
        <w:pStyle w:val="CommentText"/>
      </w:pPr>
      <w:r>
        <w:rPr>
          <w:rStyle w:val="CommentReference"/>
        </w:rPr>
        <w:annotationRef/>
      </w:r>
      <w:r>
        <w:t>Resolve a_n vs a_k confusion</w:t>
      </w:r>
    </w:p>
  </w:comment>
  <w:comment w:id="17" w:author="Brian Lundstrom" w:date="2025-07-02T09:32:00Z" w:initials="BL">
    <w:p w14:paraId="30A802FB" w14:textId="269C7777" w:rsidR="00640CB0" w:rsidRDefault="00640CB0">
      <w:pPr>
        <w:pStyle w:val="CommentText"/>
      </w:pPr>
      <w:r>
        <w:rPr>
          <w:rStyle w:val="CommentReference"/>
        </w:rPr>
        <w:annotationRef/>
      </w:r>
      <w:r>
        <w:t>Broadly, should never say detailed below – if it needs to be mentioned, mention it here</w:t>
      </w:r>
    </w:p>
  </w:comment>
  <w:comment w:id="18" w:author="Brian Lundstrom" w:date="2025-07-02T09:32:00Z" w:initials="BL">
    <w:p w14:paraId="60FA4031" w14:textId="64989A06" w:rsidR="00640CB0" w:rsidRDefault="00640CB0">
      <w:pPr>
        <w:pStyle w:val="CommentText"/>
      </w:pPr>
      <w:r>
        <w:rPr>
          <w:rStyle w:val="CommentReference"/>
        </w:rPr>
        <w:annotationRef/>
      </w:r>
      <w:r>
        <w:t xml:space="preserve">What are “adaptive biases”? </w:t>
      </w:r>
    </w:p>
  </w:comment>
  <w:comment w:id="19" w:author="Brian Lundstrom" w:date="2025-07-02T09:34:00Z" w:initials="BL">
    <w:p w14:paraId="1899AEF0" w14:textId="3589A09F" w:rsidR="00640CB0" w:rsidRDefault="00640CB0">
      <w:pPr>
        <w:pStyle w:val="CommentText"/>
      </w:pPr>
      <w:r>
        <w:rPr>
          <w:rStyle w:val="CommentReference"/>
        </w:rPr>
        <w:annotationRef/>
      </w:r>
      <w:r>
        <w:t xml:space="preserve">Not sure bias is an accepted term for this? Also not sure you need to explain all of this – nice to be didactic but maybe not needed here. It can obfuscate important points that need to be made. </w:t>
      </w:r>
    </w:p>
  </w:comment>
  <w:comment w:id="20" w:author="Brian Lundstrom" w:date="2025-07-02T09:36:00Z" w:initials="BL">
    <w:p w14:paraId="6D828E19" w14:textId="1EA8E5A5" w:rsidR="00AC5EF5" w:rsidRDefault="00AC5EF5">
      <w:pPr>
        <w:pStyle w:val="CommentText"/>
      </w:pPr>
      <w:r>
        <w:rPr>
          <w:rStyle w:val="CommentReference"/>
        </w:rPr>
        <w:annotationRef/>
      </w:r>
      <w:r>
        <w:t>Cannot refer to an equation that is not introduced yet</w:t>
      </w:r>
    </w:p>
  </w:comment>
  <w:comment w:id="21" w:author="Brian Lundstrom" w:date="2025-07-02T09:36:00Z" w:initials="BL">
    <w:p w14:paraId="5EC016E0" w14:textId="3E7B4766" w:rsidR="00AC5EF5" w:rsidRDefault="00AC5EF5">
      <w:pPr>
        <w:pStyle w:val="CommentText"/>
      </w:pPr>
      <w:r>
        <w:rPr>
          <w:rStyle w:val="CommentReference"/>
        </w:rPr>
        <w:annotationRef/>
      </w:r>
      <w:r>
        <w:t>Cannot introduce this equation without introducing the equation that requires it – otherwise the reader wonders what’s happening…</w:t>
      </w:r>
    </w:p>
  </w:comment>
  <w:comment w:id="22" w:author="Brian Lundstrom" w:date="2025-07-02T09:39:00Z" w:initials="BL">
    <w:p w14:paraId="398444D5" w14:textId="4F2A7E20" w:rsidR="00AC5EF5" w:rsidRDefault="00AC5EF5">
      <w:pPr>
        <w:pStyle w:val="CommentText"/>
      </w:pPr>
      <w:r>
        <w:rPr>
          <w:rStyle w:val="CommentReference"/>
        </w:rPr>
        <w:annotationRef/>
      </w:r>
      <w:r>
        <w:t>Don’t specific a single parameter out of the blue – lump all together. Equ 4 needs to be earlier.</w:t>
      </w:r>
    </w:p>
  </w:comment>
  <w:comment w:id="23" w:author="Brian Lundstrom" w:date="2025-07-02T09:40:00Z" w:initials="BL">
    <w:p w14:paraId="47445B01" w14:textId="35FBEF88" w:rsidR="00AC5EF5" w:rsidRDefault="00AC5EF5">
      <w:pPr>
        <w:pStyle w:val="CommentText"/>
      </w:pPr>
      <w:r>
        <w:rPr>
          <w:rStyle w:val="CommentReference"/>
        </w:rPr>
        <w:annotationRef/>
      </w:r>
      <w:r>
        <w:t xml:space="preserve">Quite wordy… here and below. Just give the parameters and values. </w:t>
      </w:r>
    </w:p>
  </w:comment>
  <w:comment w:id="24" w:author="Martynas Dervinis" w:date="2025-06-19T11:35:00Z" w:initials="MD">
    <w:p w14:paraId="09AD0DA2" w14:textId="77777777" w:rsidR="004716E6" w:rsidRDefault="004716E6" w:rsidP="004716E6">
      <w:pPr>
        <w:pStyle w:val="CommentText"/>
      </w:pPr>
      <w:r>
        <w:rPr>
          <w:rStyle w:val="CommentReference"/>
        </w:rPr>
        <w:annotationRef/>
      </w:r>
      <w:r>
        <w:rPr>
          <w:lang w:val="en-GB"/>
        </w:rPr>
        <w:t>No need for ref?</w:t>
      </w:r>
    </w:p>
  </w:comment>
  <w:comment w:id="25" w:author="Richner, Tom J., Ph.D." w:date="2025-04-07T15:05:00Z" w:initials="RTJP">
    <w:p w14:paraId="6E4AF32F" w14:textId="54782B79" w:rsidR="000B37A4" w:rsidRDefault="000B37A4" w:rsidP="000B37A4">
      <w:r>
        <w:rPr>
          <w:rStyle w:val="CommentReference"/>
        </w:rPr>
        <w:annotationRef/>
      </w:r>
      <w:r>
        <w:rPr>
          <w:color w:val="000000"/>
          <w:sz w:val="20"/>
          <w:szCs w:val="20"/>
        </w:rPr>
        <w:t>Label Gamma_m should be a_m</w:t>
      </w:r>
    </w:p>
  </w:comment>
  <w:comment w:id="26" w:author="Brian Lundstrom" w:date="2025-07-02T09:41:00Z" w:initials="BL">
    <w:p w14:paraId="6D6876F6" w14:textId="1C06F74E" w:rsidR="00AC5EF5" w:rsidRDefault="00AC5EF5">
      <w:pPr>
        <w:pStyle w:val="CommentText"/>
      </w:pPr>
      <w:r>
        <w:rPr>
          <w:rStyle w:val="CommentReference"/>
        </w:rPr>
        <w:annotationRef/>
      </w:r>
      <w:r>
        <w:t xml:space="preserve">Seems like this should be in results. </w:t>
      </w:r>
    </w:p>
  </w:comment>
  <w:comment w:id="27" w:author="Brian Lundstrom" w:date="2025-07-02T09:41:00Z" w:initials="BL">
    <w:p w14:paraId="55B71878" w14:textId="2370A48C" w:rsidR="00AC5EF5" w:rsidRDefault="00AC5EF5">
      <w:pPr>
        <w:pStyle w:val="CommentText"/>
      </w:pPr>
      <w:r>
        <w:rPr>
          <w:rStyle w:val="CommentReference"/>
        </w:rPr>
        <w:annotationRef/>
      </w:r>
      <w:r>
        <w:t>Should be results, right?</w:t>
      </w:r>
    </w:p>
  </w:comment>
  <w:comment w:id="28" w:author="Brian Lundstrom" w:date="2025-07-02T09:42:00Z" w:initials="BL">
    <w:p w14:paraId="7014863C" w14:textId="564A0E73" w:rsidR="00AC5EF5" w:rsidRDefault="00AC5EF5">
      <w:pPr>
        <w:pStyle w:val="CommentText"/>
      </w:pPr>
      <w:r>
        <w:rPr>
          <w:rStyle w:val="CommentReference"/>
        </w:rPr>
        <w:annotationRef/>
      </w:r>
      <w:r>
        <w:t>This is Intro/motivation not methods? I don’t understand the purpse of the next several sentences/paragraphs …rest of Methods</w:t>
      </w:r>
    </w:p>
  </w:comment>
  <w:comment w:id="29" w:author="Richner, Tom J., Ph.D. [2]" w:date="2025-05-21T17:16:00Z" w:initials="RTJP">
    <w:p w14:paraId="2CBDBCEE" w14:textId="77777777" w:rsidR="007D1812" w:rsidRDefault="007D1812" w:rsidP="007D1812">
      <w:r>
        <w:rPr>
          <w:rStyle w:val="CommentReference"/>
        </w:rPr>
        <w:annotationRef/>
      </w:r>
      <w:r>
        <w:rPr>
          <w:sz w:val="20"/>
          <w:szCs w:val="20"/>
        </w:rPr>
        <w:t xml:space="preserve">Make one good spectral figure and move others to supplement.  Maybe shorten intro and methods.  </w:t>
      </w:r>
    </w:p>
    <w:p w14:paraId="1670BD01" w14:textId="77777777" w:rsidR="007D1812" w:rsidRDefault="007D1812" w:rsidP="007D1812">
      <w:r>
        <w:rPr>
          <w:sz w:val="20"/>
          <w:szCs w:val="20"/>
        </w:rPr>
        <w:t>Tune pannel (e).</w:t>
      </w:r>
    </w:p>
  </w:comment>
  <w:comment w:id="30" w:author="Brian Lundstrom" w:date="2025-07-02T09:43:00Z" w:initials="BL">
    <w:p w14:paraId="4D3BC847" w14:textId="5C97F20F" w:rsidR="00AC5EF5" w:rsidRDefault="00AC5EF5">
      <w:pPr>
        <w:pStyle w:val="CommentText"/>
      </w:pPr>
      <w:r>
        <w:rPr>
          <w:rStyle w:val="CommentReference"/>
        </w:rPr>
        <w:annotationRef/>
      </w:r>
      <w:r>
        <w:t>When was hypothesis stated? Can state that, in which case there are 2 parts: 1) stability and 2) flexibility – was flexibility discussed in intro?</w:t>
      </w:r>
    </w:p>
  </w:comment>
  <w:comment w:id="31" w:author="Brian Lundstrom" w:date="2025-07-02T09:44:00Z" w:initials="BL">
    <w:p w14:paraId="4BC41C88" w14:textId="30A0E48B" w:rsidR="00AC5EF5" w:rsidRDefault="00AC5EF5">
      <w:pPr>
        <w:pStyle w:val="CommentText"/>
      </w:pPr>
      <w:r>
        <w:rPr>
          <w:rStyle w:val="CommentReference"/>
        </w:rPr>
        <w:annotationRef/>
      </w:r>
      <w:r>
        <w:t>Instead of “sensitivity analysis” just say what we’re trying to do?</w:t>
      </w:r>
    </w:p>
  </w:comment>
  <w:comment w:id="32" w:author="Martynas Dervinis" w:date="2025-06-19T15:42:00Z" w:initials="MD">
    <w:p w14:paraId="1AA60823" w14:textId="77777777" w:rsidR="00EE0D03" w:rsidRDefault="00EE0D03" w:rsidP="00EE0D03">
      <w:pPr>
        <w:pStyle w:val="CommentText"/>
      </w:pPr>
      <w:r>
        <w:rPr>
          <w:rStyle w:val="CommentReference"/>
        </w:rPr>
        <w:annotationRef/>
      </w:r>
      <w:r>
        <w:rPr>
          <w:lang w:val="en-GB"/>
        </w:rPr>
        <w:t>Word missing</w:t>
      </w:r>
    </w:p>
  </w:comment>
  <w:comment w:id="33" w:author="Martynas Dervinis" w:date="2025-06-19T15:45:00Z" w:initials="MD">
    <w:p w14:paraId="4E78C177" w14:textId="77777777" w:rsidR="00EE0D03" w:rsidRDefault="00EE0D03" w:rsidP="00EE0D03">
      <w:pPr>
        <w:pStyle w:val="CommentText"/>
      </w:pPr>
      <w:r>
        <w:rPr>
          <w:rStyle w:val="CommentReference"/>
        </w:rPr>
        <w:annotationRef/>
      </w:r>
      <w:r>
        <w:t>Wrong figure reference here and onwards</w:t>
      </w:r>
    </w:p>
  </w:comment>
  <w:comment w:id="34" w:author="Brian Lundstrom" w:date="2025-07-02T09:46:00Z" w:initials="BL">
    <w:p w14:paraId="51B13BD4" w14:textId="52AFABC5" w:rsidR="00AC5EF5" w:rsidRDefault="00AC5EF5">
      <w:pPr>
        <w:pStyle w:val="CommentText"/>
      </w:pPr>
      <w:r>
        <w:rPr>
          <w:rStyle w:val="CommentReference"/>
        </w:rPr>
        <w:annotationRef/>
      </w:r>
      <w:r>
        <w:t>Yeah, I’m confused about figure references, too</w:t>
      </w:r>
    </w:p>
  </w:comment>
  <w:comment w:id="35" w:author="Brian Lundstrom" w:date="2025-07-02T09:44:00Z" w:initials="BL">
    <w:p w14:paraId="2F7F783D" w14:textId="524E096C" w:rsidR="00AC5EF5" w:rsidRDefault="00AC5EF5">
      <w:pPr>
        <w:pStyle w:val="CommentText"/>
      </w:pPr>
      <w:r>
        <w:rPr>
          <w:rStyle w:val="CommentReference"/>
        </w:rPr>
        <w:annotationRef/>
      </w:r>
      <w:r>
        <w:t>If you want to use “edge of chaos” that could be a key point of the intro (not buried but a key point)</w:t>
      </w:r>
    </w:p>
  </w:comment>
  <w:comment w:id="36" w:author="Brian Lundstrom" w:date="2025-07-02T09:46:00Z" w:initials="BL">
    <w:p w14:paraId="07F2A40C" w14:textId="60988D44" w:rsidR="00AC5EF5" w:rsidRDefault="00AC5EF5">
      <w:pPr>
        <w:pStyle w:val="CommentText"/>
      </w:pPr>
      <w:r>
        <w:rPr>
          <w:rStyle w:val="CommentReference"/>
        </w:rPr>
        <w:annotationRef/>
      </w:r>
      <w:r>
        <w:t xml:space="preserve">Which figure do you mean? How do we “see” this? Results section should read OK without looking at figures ideally. </w:t>
      </w:r>
    </w:p>
  </w:comment>
  <w:comment w:id="37" w:author="Martynas Dervinis" w:date="2025-06-19T15:53:00Z" w:initials="MD">
    <w:p w14:paraId="4D1E86A4" w14:textId="77777777" w:rsidR="002B365C" w:rsidRDefault="002B365C" w:rsidP="002B365C">
      <w:pPr>
        <w:pStyle w:val="CommentText"/>
      </w:pPr>
      <w:r>
        <w:rPr>
          <w:rStyle w:val="CommentReference"/>
        </w:rPr>
        <w:annotationRef/>
      </w:r>
      <w:r>
        <w:rPr>
          <w:lang w:val="en-GB"/>
        </w:rPr>
        <w:t>Refer to specific panels</w:t>
      </w:r>
    </w:p>
  </w:comment>
  <w:comment w:id="38" w:author="Brian Lundstrom" w:date="2025-07-02T09:50:00Z" w:initials="BL">
    <w:p w14:paraId="540E0866" w14:textId="29FAC296" w:rsidR="00796602" w:rsidRDefault="00796602">
      <w:pPr>
        <w:pStyle w:val="CommentText"/>
      </w:pPr>
      <w:r>
        <w:rPr>
          <w:rStyle w:val="CommentReference"/>
        </w:rPr>
        <w:annotationRef/>
      </w:r>
      <w:r>
        <w:t>Where is edge of chaos defined?</w:t>
      </w:r>
    </w:p>
  </w:comment>
  <w:comment w:id="39" w:author="Brian Lundstrom" w:date="2025-07-02T09:51:00Z" w:initials="BL">
    <w:p w14:paraId="19CE11C6" w14:textId="35BA1324" w:rsidR="00796602" w:rsidRDefault="00796602">
      <w:pPr>
        <w:pStyle w:val="CommentText"/>
      </w:pPr>
      <w:r>
        <w:rPr>
          <w:rStyle w:val="CommentReference"/>
        </w:rPr>
        <w:annotationRef/>
      </w:r>
      <w:r>
        <w:t>I’m not sure that a brief summary of results before each result is actually helpful in the Results section … better just to walk through the details? Otherwise many questions come up immediately…</w:t>
      </w:r>
    </w:p>
  </w:comment>
  <w:comment w:id="40" w:author="Brian Lundstrom" w:date="2025-07-02T09:52:00Z" w:initials="BL">
    <w:p w14:paraId="5801437B" w14:textId="1FB48D1F" w:rsidR="00796602" w:rsidRDefault="00796602">
      <w:pPr>
        <w:pStyle w:val="CommentText"/>
      </w:pPr>
      <w:r>
        <w:rPr>
          <w:rStyle w:val="CommentReference"/>
        </w:rPr>
        <w:annotationRef/>
      </w:r>
      <w:r>
        <w:t>No intuition here, please, just what we can/have demonstrated from the model</w:t>
      </w:r>
    </w:p>
  </w:comment>
  <w:comment w:id="41" w:author="Brian Lundstrom" w:date="2025-07-02T09:53:00Z" w:initials="BL">
    <w:p w14:paraId="54EE6B92" w14:textId="4B961DDF" w:rsidR="00796602" w:rsidRDefault="00796602">
      <w:pPr>
        <w:pStyle w:val="CommentText"/>
      </w:pPr>
      <w:r>
        <w:rPr>
          <w:rStyle w:val="CommentReference"/>
        </w:rPr>
        <w:annotationRef/>
      </w:r>
      <w:r>
        <w:t>This paragraph doesn’t sound like Results – maybe Discussion or Supplementary…I’m not sure going into dynamical system theory is appropriate/helpful here in this high dimensional model?</w:t>
      </w:r>
    </w:p>
  </w:comment>
  <w:comment w:id="42" w:author="Martynas Dervinis" w:date="2025-06-19T16:19:00Z" w:initials="MD">
    <w:p w14:paraId="7B51CBDF" w14:textId="77777777" w:rsidR="00C8621F" w:rsidRDefault="00C8621F" w:rsidP="00C8621F">
      <w:pPr>
        <w:pStyle w:val="CommentText"/>
      </w:pPr>
      <w:r>
        <w:rPr>
          <w:rStyle w:val="CommentReference"/>
        </w:rPr>
        <w:annotationRef/>
      </w:r>
      <w:r>
        <w:rPr>
          <w:lang w:val="en-GB"/>
        </w:rPr>
        <w:t>What is the meaning of this figure?</w:t>
      </w:r>
    </w:p>
  </w:comment>
  <w:comment w:id="43" w:author="Martynas Dervinis" w:date="2025-06-19T16:18:00Z" w:initials="MD">
    <w:p w14:paraId="4780512F" w14:textId="033C20A2" w:rsidR="00C8621F" w:rsidRDefault="00C8621F" w:rsidP="00C8621F">
      <w:pPr>
        <w:pStyle w:val="CommentText"/>
      </w:pPr>
      <w:r>
        <w:rPr>
          <w:rStyle w:val="CommentReference"/>
        </w:rPr>
        <w:annotationRef/>
      </w:r>
      <w:r>
        <w:rPr>
          <w:lang w:val="en-GB"/>
        </w:rPr>
        <w:t>I would prefer the typical figure legend where each panel is described briefly without any discussion or interpretation. More detailed description of what is in the figures  should be in the Results section text.</w:t>
      </w:r>
    </w:p>
  </w:comment>
  <w:comment w:id="44" w:author="Richner, Tom J., Ph.D. [2]" w:date="2025-05-30T15:04:00Z" w:initials="RTJP">
    <w:p w14:paraId="08E5A04E" w14:textId="1BB90D70" w:rsidR="00281F11" w:rsidRDefault="00281F11" w:rsidP="00281F11">
      <w:r>
        <w:rPr>
          <w:rStyle w:val="CommentReference"/>
        </w:rPr>
        <w:annotationRef/>
      </w:r>
      <w:r>
        <w:rPr>
          <w:sz w:val="20"/>
          <w:szCs w:val="20"/>
        </w:rPr>
        <w:t>Clean this up for Brian’s presentation, add some noise and make it more rastered for r</w:t>
      </w:r>
    </w:p>
  </w:comment>
  <w:comment w:id="45" w:author="Brian Lundstrom" w:date="2025-07-02T09:54:00Z" w:initials="BL">
    <w:p w14:paraId="05AC3864" w14:textId="5EE9ABB0" w:rsidR="00796602" w:rsidRDefault="00796602">
      <w:pPr>
        <w:pStyle w:val="CommentText"/>
      </w:pPr>
      <w:r>
        <w:rPr>
          <w:rStyle w:val="CommentReference"/>
        </w:rPr>
        <w:annotationRef/>
      </w:r>
      <w:r>
        <w:t>This all has the flavor of hand-waving to me at present…</w:t>
      </w:r>
    </w:p>
  </w:comment>
  <w:comment w:id="46" w:author="Brian Lundstrom" w:date="2025-07-02T09:58:00Z" w:initials="BL">
    <w:p w14:paraId="1A5C70FD" w14:textId="7000BA47" w:rsidR="00E5321B" w:rsidRDefault="00E5321B">
      <w:pPr>
        <w:pStyle w:val="CommentText"/>
      </w:pPr>
      <w:r>
        <w:rPr>
          <w:rStyle w:val="CommentReference"/>
        </w:rPr>
        <w:annotationRef/>
      </w:r>
      <w:r>
        <w:t xml:space="preserve">Could be a core point, although perhaps we don’t have the simulations to show that connectivity / adaptation are similar? </w:t>
      </w:r>
    </w:p>
  </w:comment>
  <w:comment w:id="47" w:author="Martynas Dervinis" w:date="2025-06-19T17:25:00Z" w:initials="MD">
    <w:p w14:paraId="355E0E66" w14:textId="77777777" w:rsidR="003920A6" w:rsidRDefault="003920A6" w:rsidP="003920A6">
      <w:pPr>
        <w:pStyle w:val="CommentText"/>
      </w:pPr>
      <w:r>
        <w:rPr>
          <w:rStyle w:val="CommentReference"/>
        </w:rPr>
        <w:annotationRef/>
      </w:r>
      <w:r>
        <w:rPr>
          <w:lang w:val="en-GB"/>
        </w:rPr>
        <w:t>Is constant injected current something that was used in experimental studies to supress IEDs?</w:t>
      </w:r>
    </w:p>
  </w:comment>
  <w:comment w:id="48" w:author="Brian Lundstrom" w:date="2025-07-02T09:59:00Z" w:initials="BL">
    <w:p w14:paraId="4481C99F" w14:textId="54F0890D" w:rsidR="00E5321B" w:rsidRDefault="00E5321B">
      <w:pPr>
        <w:pStyle w:val="CommentText"/>
      </w:pPr>
      <w:r>
        <w:rPr>
          <w:rStyle w:val="CommentReference"/>
        </w:rPr>
        <w:annotationRef/>
      </w:r>
      <w:r>
        <w:t>Great point here – perhaps say why it is similar first then why it is different, rather than combining, which is a little confusing.</w:t>
      </w:r>
    </w:p>
  </w:comment>
  <w:comment w:id="49" w:author="Brian Lundstrom" w:date="2025-07-02T10:03:00Z" w:initials="BL">
    <w:p w14:paraId="5D70D9D5" w14:textId="447432C4" w:rsidR="00E5321B" w:rsidRDefault="00E5321B">
      <w:pPr>
        <w:pStyle w:val="CommentText"/>
      </w:pPr>
      <w:r>
        <w:rPr>
          <w:rStyle w:val="CommentReference"/>
        </w:rPr>
        <w:annotationRef/>
      </w:r>
      <w:r>
        <w:t>Good stuff, but is a bit complicated in presentation.</w:t>
      </w:r>
    </w:p>
  </w:comment>
  <w:comment w:id="51" w:author="Martynas Dervinis" w:date="2025-06-20T10:18:00Z" w:initials="MD">
    <w:p w14:paraId="4404FC94" w14:textId="77777777" w:rsidR="00FC0C3E" w:rsidRDefault="007A2A11" w:rsidP="00FC0C3E">
      <w:pPr>
        <w:pStyle w:val="CommentText"/>
      </w:pPr>
      <w:r>
        <w:rPr>
          <w:rStyle w:val="CommentReference"/>
        </w:rPr>
        <w:annotationRef/>
      </w:r>
      <w:r w:rsidR="00FC0C3E">
        <w:rPr>
          <w:lang w:val="en-GB"/>
        </w:rPr>
        <w:t>None of the supplementary figures are referred in the text. They are kind of floating in the air now.</w:t>
      </w:r>
    </w:p>
  </w:comment>
  <w:comment w:id="52" w:author="Martynas Dervinis" w:date="2025-06-20T10:37:00Z" w:initials="MD">
    <w:p w14:paraId="67FA9BD4" w14:textId="77777777" w:rsidR="00FC0C3E" w:rsidRDefault="00FC0C3E" w:rsidP="00FC0C3E">
      <w:pPr>
        <w:pStyle w:val="CommentText"/>
      </w:pPr>
      <w:r>
        <w:rPr>
          <w:rStyle w:val="CommentReference"/>
        </w:rPr>
        <w:annotationRef/>
      </w:r>
      <w:r>
        <w:rPr>
          <w:lang w:val="en-GB"/>
        </w:rPr>
        <w:t>Start by outlining the reasons for the first figure. Why are you looking into phases? Otherwise, none of it makes sense: The reader needs rationale and background.</w:t>
      </w:r>
    </w:p>
  </w:comment>
  <w:comment w:id="53" w:author="Martynas Dervinis" w:date="2025-06-20T10:26:00Z" w:initials="MD">
    <w:p w14:paraId="534C4912" w14:textId="7197CD39" w:rsidR="005A22E4" w:rsidRDefault="005A22E4" w:rsidP="005A22E4">
      <w:pPr>
        <w:pStyle w:val="CommentText"/>
      </w:pPr>
      <w:r>
        <w:rPr>
          <w:rStyle w:val="CommentReference"/>
        </w:rPr>
        <w:annotationRef/>
      </w:r>
      <w:r>
        <w:rPr>
          <w:lang w:val="en-GB"/>
        </w:rPr>
        <w:t>Supplementary Figure1?</w:t>
      </w:r>
    </w:p>
  </w:comment>
  <w:comment w:id="55" w:author="Richner, Tom J., Ph.D." w:date="2025-05-05T17:32:00Z" w:initials="RTJP">
    <w:p w14:paraId="3720509F" w14:textId="2CA44F54" w:rsidR="004C0378" w:rsidRDefault="004C0378" w:rsidP="004C0378">
      <w:r>
        <w:rPr>
          <w:rStyle w:val="CommentReference"/>
        </w:rPr>
        <w:annotationRef/>
      </w:r>
      <w:r>
        <w:rPr>
          <w:sz w:val="20"/>
          <w:szCs w:val="20"/>
        </w:rPr>
        <w:t>3c should be output amplitude</w:t>
      </w:r>
    </w:p>
  </w:comment>
  <w:comment w:id="56" w:author="Richner, Tom J., Ph.D." w:date="2025-05-05T17:34:00Z" w:initials="RTJP">
    <w:p w14:paraId="6DC1A4A6" w14:textId="77777777" w:rsidR="004C0378" w:rsidRDefault="004C0378" w:rsidP="004C0378">
      <w:r>
        <w:rPr>
          <w:rStyle w:val="CommentReference"/>
        </w:rPr>
        <w:annotationRef/>
      </w:r>
      <w:r>
        <w:rPr>
          <w:sz w:val="20"/>
          <w:szCs w:val="20"/>
        </w:rPr>
        <w:t>Should I put in no adaptation for a,b,c, whichch would be near 10^0?</w:t>
      </w:r>
    </w:p>
  </w:comment>
  <w:comment w:id="57" w:author="Martynas Dervinis" w:date="2025-06-20T10:47:00Z" w:initials="MD">
    <w:p w14:paraId="2C623308" w14:textId="77777777" w:rsidR="002C21DA" w:rsidRDefault="002C21DA" w:rsidP="002C21DA">
      <w:pPr>
        <w:pStyle w:val="CommentText"/>
      </w:pPr>
      <w:r>
        <w:rPr>
          <w:rStyle w:val="CommentReference"/>
        </w:rPr>
        <w:annotationRef/>
      </w:r>
      <w:r>
        <w:rPr>
          <w:lang w:val="en-GB"/>
        </w:rPr>
        <w:t>Figure should have a title. Don’t start by explaining panels. Otherwise, things stop making sense as the structure is lost</w:t>
      </w:r>
    </w:p>
  </w:comment>
  <w:comment w:id="58" w:author="Martynas Dervinis" w:date="2025-06-20T10:40:00Z" w:initials="MD">
    <w:p w14:paraId="6FE7A9E4" w14:textId="77777777" w:rsidR="002C21DA" w:rsidRDefault="00FC0C3E" w:rsidP="002C21DA">
      <w:pPr>
        <w:pStyle w:val="CommentText"/>
      </w:pPr>
      <w:r>
        <w:rPr>
          <w:rStyle w:val="CommentReference"/>
        </w:rPr>
        <w:annotationRef/>
      </w:r>
      <w:r w:rsidR="002C21DA">
        <w:rPr>
          <w:lang w:val="en-GB"/>
        </w:rPr>
        <w:t>Again, what is the rationale? What the output of a single neuron should look like? Should it be high or low spiking rate or should it be lower relative to some baseline?</w:t>
      </w:r>
    </w:p>
  </w:comment>
  <w:comment w:id="59" w:author="Martynas Dervinis" w:date="2025-06-20T10:27:00Z" w:initials="MD">
    <w:p w14:paraId="7D12C45B" w14:textId="437E2624" w:rsidR="005A22E4" w:rsidRDefault="005A22E4" w:rsidP="005A22E4">
      <w:pPr>
        <w:pStyle w:val="CommentText"/>
      </w:pPr>
      <w:r>
        <w:rPr>
          <w:rStyle w:val="CommentReference"/>
        </w:rPr>
        <w:annotationRef/>
      </w:r>
      <w:r>
        <w:t>Supplementary Figure 2?</w:t>
      </w:r>
    </w:p>
  </w:comment>
  <w:comment w:id="60" w:author="Martynas Dervinis" w:date="2025-06-20T10:28:00Z" w:initials="MD">
    <w:p w14:paraId="530BE858" w14:textId="77777777" w:rsidR="005A22E4" w:rsidRDefault="005A22E4" w:rsidP="005A22E4">
      <w:pPr>
        <w:pStyle w:val="CommentText"/>
      </w:pPr>
      <w:r>
        <w:rPr>
          <w:rStyle w:val="CommentReference"/>
        </w:rPr>
        <w:annotationRef/>
      </w:r>
      <w:r>
        <w:rPr>
          <w:lang w:val="en-GB"/>
        </w:rPr>
        <w:t>What does it mean?</w:t>
      </w:r>
    </w:p>
  </w:comment>
  <w:comment w:id="61" w:author="Martynas Dervinis" w:date="2025-06-20T10:56:00Z" w:initials="MD">
    <w:p w14:paraId="0E3154D5" w14:textId="77777777" w:rsidR="00A84EC8" w:rsidRDefault="00A84EC8" w:rsidP="00A84EC8">
      <w:pPr>
        <w:pStyle w:val="CommentText"/>
      </w:pPr>
      <w:r>
        <w:rPr>
          <w:rStyle w:val="CommentReference"/>
        </w:rPr>
        <w:annotationRef/>
      </w:r>
      <w:r>
        <w:rPr>
          <w:lang w:val="en-GB"/>
        </w:rPr>
        <w:t>No way. Are we looking at panel e?</w:t>
      </w:r>
    </w:p>
  </w:comment>
  <w:comment w:id="62" w:author="Martynas Dervinis" w:date="2025-06-20T10:59:00Z" w:initials="MD">
    <w:p w14:paraId="16F87ABB" w14:textId="77777777" w:rsidR="00A84EC8" w:rsidRDefault="00A84EC8" w:rsidP="00A84EC8">
      <w:pPr>
        <w:pStyle w:val="CommentText"/>
      </w:pPr>
      <w:r>
        <w:rPr>
          <w:rStyle w:val="CommentReference"/>
        </w:rPr>
        <w:annotationRef/>
      </w:r>
      <w:r>
        <w:rPr>
          <w:lang w:val="en-GB"/>
        </w:rPr>
        <w:t>Is there another figure that is supposed to replace this figure, because this is not what I see.</w:t>
      </w:r>
    </w:p>
  </w:comment>
  <w:comment w:id="63" w:author="Martynas Dervinis" w:date="2025-06-20T10:49:00Z" w:initials="MD">
    <w:p w14:paraId="4C6B2FC7" w14:textId="258BCC7D" w:rsidR="002C21DA" w:rsidRDefault="002C21DA" w:rsidP="002C21DA">
      <w:pPr>
        <w:pStyle w:val="CommentText"/>
      </w:pPr>
      <w:r>
        <w:rPr>
          <w:rStyle w:val="CommentReference"/>
        </w:rPr>
        <w:annotationRef/>
      </w:r>
      <w:r>
        <w:rPr>
          <w:lang w:val="en-GB"/>
        </w:rPr>
        <w:t>Is this the title? What does consistent mean?</w:t>
      </w:r>
    </w:p>
  </w:comment>
  <w:comment w:id="66" w:author="Richner, Tom J., Ph.D." w:date="2025-04-02T17:02:00Z" w:initials="RTJP">
    <w:p w14:paraId="3C7D7504" w14:textId="30A454A8" w:rsidR="00EE07B9" w:rsidRDefault="00EE07B9" w:rsidP="00EE07B9">
      <w:r>
        <w:rPr>
          <w:rStyle w:val="CommentReference"/>
        </w:rPr>
        <w:annotationRef/>
      </w:r>
      <w:r>
        <w:rPr>
          <w:color w:val="000000"/>
          <w:sz w:val="20"/>
          <w:szCs w:val="20"/>
        </w:rPr>
        <w:t>Replacement figure running</w:t>
      </w:r>
    </w:p>
  </w:comment>
  <w:comment w:id="67" w:author="Richner, Tom J., Ph.D." w:date="2025-04-03T14:50:00Z" w:initials="RTJP">
    <w:p w14:paraId="33FEE409" w14:textId="77777777" w:rsidR="00EE07B9" w:rsidRDefault="00EE07B9" w:rsidP="00EE07B9">
      <w:r>
        <w:rPr>
          <w:rStyle w:val="CommentReference"/>
        </w:rPr>
        <w:annotationRef/>
      </w:r>
      <w:r>
        <w:rPr>
          <w:color w:val="000000"/>
          <w:sz w:val="20"/>
          <w:szCs w:val="20"/>
        </w:rPr>
        <w:t xml:space="preserve">This is the replacement.  I took the median response rather than the mean to help avoid highly unstable outliers.  I need to rescale the y-axis to match figure 5 and use the font size similar to figure 4.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50FF0E" w15:done="0"/>
  <w15:commentEx w15:paraId="65F6CA14" w15:done="0"/>
  <w15:commentEx w15:paraId="4127552D" w15:done="0"/>
  <w15:commentEx w15:paraId="42C90EF5" w15:done="0"/>
  <w15:commentEx w15:paraId="0BE47B97" w15:done="0"/>
  <w15:commentEx w15:paraId="0253C7F9" w15:done="0"/>
  <w15:commentEx w15:paraId="0AF0282F" w15:done="0"/>
  <w15:commentEx w15:paraId="30A802FB" w15:done="0"/>
  <w15:commentEx w15:paraId="60FA4031" w15:done="0"/>
  <w15:commentEx w15:paraId="1899AEF0" w15:done="0"/>
  <w15:commentEx w15:paraId="6D828E19" w15:done="0"/>
  <w15:commentEx w15:paraId="5EC016E0" w15:done="0"/>
  <w15:commentEx w15:paraId="398444D5" w15:done="0"/>
  <w15:commentEx w15:paraId="47445B01" w15:done="0"/>
  <w15:commentEx w15:paraId="09AD0DA2" w15:done="0"/>
  <w15:commentEx w15:paraId="6E4AF32F" w15:done="1"/>
  <w15:commentEx w15:paraId="6D6876F6" w15:done="0"/>
  <w15:commentEx w15:paraId="55B71878" w15:done="0"/>
  <w15:commentEx w15:paraId="7014863C" w15:done="0"/>
  <w15:commentEx w15:paraId="1670BD01" w15:done="0"/>
  <w15:commentEx w15:paraId="4D3BC847" w15:done="0"/>
  <w15:commentEx w15:paraId="4BC41C88" w15:done="0"/>
  <w15:commentEx w15:paraId="1AA60823" w15:done="0"/>
  <w15:commentEx w15:paraId="4E78C177" w15:done="0"/>
  <w15:commentEx w15:paraId="51B13BD4" w15:paraIdParent="4E78C177" w15:done="0"/>
  <w15:commentEx w15:paraId="2F7F783D" w15:done="0"/>
  <w15:commentEx w15:paraId="07F2A40C" w15:done="0"/>
  <w15:commentEx w15:paraId="4D1E86A4" w15:done="0"/>
  <w15:commentEx w15:paraId="540E0866" w15:done="0"/>
  <w15:commentEx w15:paraId="19CE11C6" w15:done="0"/>
  <w15:commentEx w15:paraId="5801437B" w15:done="0"/>
  <w15:commentEx w15:paraId="54EE6B92" w15:done="0"/>
  <w15:commentEx w15:paraId="7B51CBDF" w15:done="0"/>
  <w15:commentEx w15:paraId="4780512F" w15:done="0"/>
  <w15:commentEx w15:paraId="08E5A04E" w15:done="0"/>
  <w15:commentEx w15:paraId="05AC3864" w15:done="0"/>
  <w15:commentEx w15:paraId="1A5C70FD" w15:done="0"/>
  <w15:commentEx w15:paraId="355E0E66" w15:done="0"/>
  <w15:commentEx w15:paraId="4481C99F" w15:done="0"/>
  <w15:commentEx w15:paraId="5D70D9D5" w15:done="0"/>
  <w15:commentEx w15:paraId="4404FC94" w15:done="0"/>
  <w15:commentEx w15:paraId="67FA9BD4" w15:done="0"/>
  <w15:commentEx w15:paraId="534C4912" w15:done="0"/>
  <w15:commentEx w15:paraId="3720509F" w15:done="0"/>
  <w15:commentEx w15:paraId="6DC1A4A6" w15:paraIdParent="3720509F" w15:done="0"/>
  <w15:commentEx w15:paraId="2C623308" w15:done="0"/>
  <w15:commentEx w15:paraId="6FE7A9E4" w15:done="0"/>
  <w15:commentEx w15:paraId="7D12C45B" w15:done="0"/>
  <w15:commentEx w15:paraId="530BE858" w15:done="0"/>
  <w15:commentEx w15:paraId="0E3154D5" w15:done="0"/>
  <w15:commentEx w15:paraId="16F87ABB" w15:done="0"/>
  <w15:commentEx w15:paraId="4C6B2FC7" w15:done="0"/>
  <w15:commentEx w15:paraId="3C7D7504" w15:done="1"/>
  <w15:commentEx w15:paraId="33FEE409" w15:paraIdParent="3C7D750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3D13D3" w16cex:dateUtc="2025-07-02T14:24:00Z"/>
  <w16cex:commentExtensible w16cex:durableId="5A3BD600" w16cex:dateUtc="2025-07-02T14:29:00Z"/>
  <w16cex:commentExtensible w16cex:durableId="20FC7027" w16cex:dateUtc="2025-06-19T16:21:00Z"/>
  <w16cex:commentExtensible w16cex:durableId="51A7F6B8" w16cex:dateUtc="2025-07-02T14:29:00Z"/>
  <w16cex:commentExtensible w16cex:durableId="52A1C73D" w16cex:dateUtc="2025-07-02T14:30:00Z"/>
  <w16cex:commentExtensible w16cex:durableId="1476D61A" w16cex:dateUtc="2025-07-02T14:31:00Z"/>
  <w16cex:commentExtensible w16cex:durableId="1BEE9CA6" w16cex:dateUtc="2025-07-02T14:33:00Z"/>
  <w16cex:commentExtensible w16cex:durableId="0BD81893" w16cex:dateUtc="2025-07-02T14:32:00Z"/>
  <w16cex:commentExtensible w16cex:durableId="1E4A3E0D" w16cex:dateUtc="2025-07-02T14:32:00Z"/>
  <w16cex:commentExtensible w16cex:durableId="57295B7A" w16cex:dateUtc="2025-07-02T14:34:00Z"/>
  <w16cex:commentExtensible w16cex:durableId="6949B320" w16cex:dateUtc="2025-07-02T14:36:00Z"/>
  <w16cex:commentExtensible w16cex:durableId="1F2209B8" w16cex:dateUtc="2025-07-02T14:36:00Z"/>
  <w16cex:commentExtensible w16cex:durableId="7099ECEB" w16cex:dateUtc="2025-07-02T14:39:00Z"/>
  <w16cex:commentExtensible w16cex:durableId="26E61B47" w16cex:dateUtc="2025-07-02T14:40:00Z"/>
  <w16cex:commentExtensible w16cex:durableId="7911C37C" w16cex:dateUtc="2025-06-19T16:35:00Z"/>
  <w16cex:commentExtensible w16cex:durableId="477C621F" w16cex:dateUtc="2025-04-07T20:05:00Z"/>
  <w16cex:commentExtensible w16cex:durableId="69325482" w16cex:dateUtc="2025-07-02T14:41:00Z"/>
  <w16cex:commentExtensible w16cex:durableId="27F32490" w16cex:dateUtc="2025-07-02T14:41:00Z"/>
  <w16cex:commentExtensible w16cex:durableId="1A05F34D" w16cex:dateUtc="2025-07-02T14:42:00Z"/>
  <w16cex:commentExtensible w16cex:durableId="166FE65D" w16cex:dateUtc="2025-05-21T22:16:00Z"/>
  <w16cex:commentExtensible w16cex:durableId="430AD558" w16cex:dateUtc="2025-07-02T14:43:00Z"/>
  <w16cex:commentExtensible w16cex:durableId="10E25208" w16cex:dateUtc="2025-07-02T14:44:00Z"/>
  <w16cex:commentExtensible w16cex:durableId="25270E55" w16cex:dateUtc="2025-06-19T20:42:00Z"/>
  <w16cex:commentExtensible w16cex:durableId="6AB78748" w16cex:dateUtc="2025-06-19T20:45:00Z"/>
  <w16cex:commentExtensible w16cex:durableId="76867E43" w16cex:dateUtc="2025-07-02T14:46:00Z"/>
  <w16cex:commentExtensible w16cex:durableId="006B8F47" w16cex:dateUtc="2025-07-02T14:44:00Z"/>
  <w16cex:commentExtensible w16cex:durableId="457105C3" w16cex:dateUtc="2025-07-02T14:46:00Z"/>
  <w16cex:commentExtensible w16cex:durableId="427AAC2F" w16cex:dateUtc="2025-06-19T20:53:00Z"/>
  <w16cex:commentExtensible w16cex:durableId="4A228DEC" w16cex:dateUtc="2025-07-02T14:50:00Z"/>
  <w16cex:commentExtensible w16cex:durableId="5CEF8D08" w16cex:dateUtc="2025-07-02T14:51:00Z"/>
  <w16cex:commentExtensible w16cex:durableId="4D50226A" w16cex:dateUtc="2025-07-02T14:52:00Z"/>
  <w16cex:commentExtensible w16cex:durableId="4DFEA3E2" w16cex:dateUtc="2025-07-02T14:53:00Z"/>
  <w16cex:commentExtensible w16cex:durableId="38657437" w16cex:dateUtc="2025-06-19T21:19:00Z"/>
  <w16cex:commentExtensible w16cex:durableId="71162601" w16cex:dateUtc="2025-06-19T21:18:00Z"/>
  <w16cex:commentExtensible w16cex:durableId="08EAEAD1" w16cex:dateUtc="2025-05-30T20:04:00Z"/>
  <w16cex:commentExtensible w16cex:durableId="46AF92CE" w16cex:dateUtc="2025-07-02T14:54:00Z"/>
  <w16cex:commentExtensible w16cex:durableId="1AA98E49" w16cex:dateUtc="2025-07-02T14:58:00Z"/>
  <w16cex:commentExtensible w16cex:durableId="736EEB31" w16cex:dateUtc="2025-06-19T22:25:00Z"/>
  <w16cex:commentExtensible w16cex:durableId="6E3B451A" w16cex:dateUtc="2025-07-02T14:59:00Z"/>
  <w16cex:commentExtensible w16cex:durableId="1CF12FBF" w16cex:dateUtc="2025-07-02T15:03:00Z"/>
  <w16cex:commentExtensible w16cex:durableId="4DD2C4A0" w16cex:dateUtc="2025-06-20T15:18:00Z"/>
  <w16cex:commentExtensible w16cex:durableId="1270D14D" w16cex:dateUtc="2025-06-20T15:37:00Z"/>
  <w16cex:commentExtensible w16cex:durableId="03B13855" w16cex:dateUtc="2025-06-20T15:26:00Z"/>
  <w16cex:commentExtensible w16cex:durableId="117F89B0" w16cex:dateUtc="2025-05-05T22:32:00Z"/>
  <w16cex:commentExtensible w16cex:durableId="676126B5" w16cex:dateUtc="2025-05-05T22:34:00Z"/>
  <w16cex:commentExtensible w16cex:durableId="6BB4C42B" w16cex:dateUtc="2025-06-20T15:47:00Z"/>
  <w16cex:commentExtensible w16cex:durableId="2EEE3CD4" w16cex:dateUtc="2025-06-20T15:40:00Z"/>
  <w16cex:commentExtensible w16cex:durableId="37AF74EE" w16cex:dateUtc="2025-06-20T15:27:00Z"/>
  <w16cex:commentExtensible w16cex:durableId="44C4606B" w16cex:dateUtc="2025-06-20T15:28:00Z"/>
  <w16cex:commentExtensible w16cex:durableId="19B4FD71" w16cex:dateUtc="2025-06-20T15:56:00Z"/>
  <w16cex:commentExtensible w16cex:durableId="198CF907" w16cex:dateUtc="2025-06-20T15:59:00Z"/>
  <w16cex:commentExtensible w16cex:durableId="5CDAF2E2" w16cex:dateUtc="2025-06-20T15:49:00Z"/>
  <w16cex:commentExtensible w16cex:durableId="6DB9AA46" w16cex:dateUtc="2025-04-02T22:02:00Z"/>
  <w16cex:commentExtensible w16cex:durableId="35BA015E" w16cex:dateUtc="2025-04-03T19: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50FF0E" w16cid:durableId="113D13D3"/>
  <w16cid:commentId w16cid:paraId="65F6CA14" w16cid:durableId="5A3BD600"/>
  <w16cid:commentId w16cid:paraId="4127552D" w16cid:durableId="20FC7027"/>
  <w16cid:commentId w16cid:paraId="42C90EF5" w16cid:durableId="51A7F6B8"/>
  <w16cid:commentId w16cid:paraId="0BE47B97" w16cid:durableId="52A1C73D"/>
  <w16cid:commentId w16cid:paraId="0253C7F9" w16cid:durableId="1476D61A"/>
  <w16cid:commentId w16cid:paraId="0AF0282F" w16cid:durableId="1BEE9CA6"/>
  <w16cid:commentId w16cid:paraId="30A802FB" w16cid:durableId="0BD81893"/>
  <w16cid:commentId w16cid:paraId="60FA4031" w16cid:durableId="1E4A3E0D"/>
  <w16cid:commentId w16cid:paraId="1899AEF0" w16cid:durableId="57295B7A"/>
  <w16cid:commentId w16cid:paraId="6D828E19" w16cid:durableId="6949B320"/>
  <w16cid:commentId w16cid:paraId="5EC016E0" w16cid:durableId="1F2209B8"/>
  <w16cid:commentId w16cid:paraId="398444D5" w16cid:durableId="7099ECEB"/>
  <w16cid:commentId w16cid:paraId="47445B01" w16cid:durableId="26E61B47"/>
  <w16cid:commentId w16cid:paraId="09AD0DA2" w16cid:durableId="7911C37C"/>
  <w16cid:commentId w16cid:paraId="6E4AF32F" w16cid:durableId="477C621F"/>
  <w16cid:commentId w16cid:paraId="6D6876F6" w16cid:durableId="69325482"/>
  <w16cid:commentId w16cid:paraId="55B71878" w16cid:durableId="27F32490"/>
  <w16cid:commentId w16cid:paraId="7014863C" w16cid:durableId="1A05F34D"/>
  <w16cid:commentId w16cid:paraId="1670BD01" w16cid:durableId="166FE65D"/>
  <w16cid:commentId w16cid:paraId="4D3BC847" w16cid:durableId="430AD558"/>
  <w16cid:commentId w16cid:paraId="4BC41C88" w16cid:durableId="10E25208"/>
  <w16cid:commentId w16cid:paraId="1AA60823" w16cid:durableId="25270E55"/>
  <w16cid:commentId w16cid:paraId="4E78C177" w16cid:durableId="6AB78748"/>
  <w16cid:commentId w16cid:paraId="51B13BD4" w16cid:durableId="76867E43"/>
  <w16cid:commentId w16cid:paraId="2F7F783D" w16cid:durableId="006B8F47"/>
  <w16cid:commentId w16cid:paraId="07F2A40C" w16cid:durableId="457105C3"/>
  <w16cid:commentId w16cid:paraId="4D1E86A4" w16cid:durableId="427AAC2F"/>
  <w16cid:commentId w16cid:paraId="540E0866" w16cid:durableId="4A228DEC"/>
  <w16cid:commentId w16cid:paraId="19CE11C6" w16cid:durableId="5CEF8D08"/>
  <w16cid:commentId w16cid:paraId="5801437B" w16cid:durableId="4D50226A"/>
  <w16cid:commentId w16cid:paraId="54EE6B92" w16cid:durableId="4DFEA3E2"/>
  <w16cid:commentId w16cid:paraId="7B51CBDF" w16cid:durableId="38657437"/>
  <w16cid:commentId w16cid:paraId="4780512F" w16cid:durableId="71162601"/>
  <w16cid:commentId w16cid:paraId="08E5A04E" w16cid:durableId="08EAEAD1"/>
  <w16cid:commentId w16cid:paraId="05AC3864" w16cid:durableId="46AF92CE"/>
  <w16cid:commentId w16cid:paraId="1A5C70FD" w16cid:durableId="1AA98E49"/>
  <w16cid:commentId w16cid:paraId="355E0E66" w16cid:durableId="736EEB31"/>
  <w16cid:commentId w16cid:paraId="4481C99F" w16cid:durableId="6E3B451A"/>
  <w16cid:commentId w16cid:paraId="5D70D9D5" w16cid:durableId="1CF12FBF"/>
  <w16cid:commentId w16cid:paraId="4404FC94" w16cid:durableId="4DD2C4A0"/>
  <w16cid:commentId w16cid:paraId="67FA9BD4" w16cid:durableId="1270D14D"/>
  <w16cid:commentId w16cid:paraId="534C4912" w16cid:durableId="03B13855"/>
  <w16cid:commentId w16cid:paraId="3720509F" w16cid:durableId="117F89B0"/>
  <w16cid:commentId w16cid:paraId="6DC1A4A6" w16cid:durableId="676126B5"/>
  <w16cid:commentId w16cid:paraId="2C623308" w16cid:durableId="6BB4C42B"/>
  <w16cid:commentId w16cid:paraId="6FE7A9E4" w16cid:durableId="2EEE3CD4"/>
  <w16cid:commentId w16cid:paraId="7D12C45B" w16cid:durableId="37AF74EE"/>
  <w16cid:commentId w16cid:paraId="530BE858" w16cid:durableId="44C4606B"/>
  <w16cid:commentId w16cid:paraId="0E3154D5" w16cid:durableId="19B4FD71"/>
  <w16cid:commentId w16cid:paraId="16F87ABB" w16cid:durableId="198CF907"/>
  <w16cid:commentId w16cid:paraId="4C6B2FC7" w16cid:durableId="5CDAF2E2"/>
  <w16cid:commentId w16cid:paraId="3C7D7504" w16cid:durableId="6DB9AA46"/>
  <w16cid:commentId w16cid:paraId="33FEE409" w16cid:durableId="35BA01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C6883" w14:textId="77777777" w:rsidR="0092624C" w:rsidRDefault="0092624C" w:rsidP="00CE5DE8">
      <w:r>
        <w:separator/>
      </w:r>
    </w:p>
  </w:endnote>
  <w:endnote w:type="continuationSeparator" w:id="0">
    <w:p w14:paraId="713A487E" w14:textId="77777777" w:rsidR="0092624C" w:rsidRDefault="0092624C" w:rsidP="00CE5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F79EB" w14:textId="77777777" w:rsidR="00CE5DE8" w:rsidRDefault="00CE5D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E4B05" w14:textId="77777777" w:rsidR="00CE5DE8" w:rsidRDefault="00CE5D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D26C" w14:textId="77777777" w:rsidR="00CE5DE8" w:rsidRDefault="00CE5D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0F6E3" w14:textId="77777777" w:rsidR="0092624C" w:rsidRDefault="0092624C" w:rsidP="00CE5DE8">
      <w:r>
        <w:separator/>
      </w:r>
    </w:p>
  </w:footnote>
  <w:footnote w:type="continuationSeparator" w:id="0">
    <w:p w14:paraId="6FD9AE65" w14:textId="77777777" w:rsidR="0092624C" w:rsidRDefault="0092624C" w:rsidP="00CE5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87456" w14:textId="77777777" w:rsidR="00CE5DE8" w:rsidRDefault="00CE5D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7CC0B" w14:textId="77777777" w:rsidR="00CE5DE8" w:rsidRDefault="00CE5D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398D" w14:textId="77777777" w:rsidR="00CE5DE8" w:rsidRDefault="00CE5D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B06E5"/>
    <w:multiLevelType w:val="hybridMultilevel"/>
    <w:tmpl w:val="7C321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5B2F8C"/>
    <w:multiLevelType w:val="hybridMultilevel"/>
    <w:tmpl w:val="96581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269663">
    <w:abstractNumId w:val="0"/>
  </w:num>
  <w:num w:numId="2" w16cid:durableId="120718268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Richner">
    <w15:presenceInfo w15:providerId="Windows Live" w15:userId="c0cc7cebdd002678"/>
  </w15:person>
  <w15:person w15:author="Martynas Dervinis">
    <w15:presenceInfo w15:providerId="AD" w15:userId="S::oc22641@bristol.ac.uk::f93efbcb-802e-4304-b35a-0ef69f5dd449"/>
  </w15:person>
  <w15:person w15:author="Brian Lundstrom">
    <w15:presenceInfo w15:providerId="AD" w15:userId="S::bnl@bnl09.onmicrosoft.com::32668678-eac5-4398-835e-859c448c5413"/>
  </w15:person>
  <w15:person w15:author="Richner, Tom J., Ph.D.">
    <w15:presenceInfo w15:providerId="AD" w15:userId="S::Richner.Thomas@mayo.edu::96bb025f-6bad-43aa-8eb7-cb6855770fec"/>
  </w15:person>
  <w15:person w15:author="Richner, Tom J., Ph.D. [2]">
    <w15:presenceInfo w15:providerId="AD" w15:userId="S::richner.thomas@mayo.edu::96bb025f-6bad-43aa-8eb7-cb6855770f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EE7"/>
    <w:rsid w:val="00001883"/>
    <w:rsid w:val="00001C0E"/>
    <w:rsid w:val="00002C64"/>
    <w:rsid w:val="00003A63"/>
    <w:rsid w:val="00004B85"/>
    <w:rsid w:val="00004F7D"/>
    <w:rsid w:val="00007AEA"/>
    <w:rsid w:val="00007C8F"/>
    <w:rsid w:val="000102FA"/>
    <w:rsid w:val="000106F8"/>
    <w:rsid w:val="00010779"/>
    <w:rsid w:val="000111A9"/>
    <w:rsid w:val="000130D2"/>
    <w:rsid w:val="00013D31"/>
    <w:rsid w:val="00014B01"/>
    <w:rsid w:val="00014F2F"/>
    <w:rsid w:val="000161DA"/>
    <w:rsid w:val="0001763F"/>
    <w:rsid w:val="00017E83"/>
    <w:rsid w:val="00020EFA"/>
    <w:rsid w:val="00021120"/>
    <w:rsid w:val="0002154A"/>
    <w:rsid w:val="0002192C"/>
    <w:rsid w:val="00021F20"/>
    <w:rsid w:val="000255CE"/>
    <w:rsid w:val="00025A33"/>
    <w:rsid w:val="0002601B"/>
    <w:rsid w:val="000262A2"/>
    <w:rsid w:val="000267D9"/>
    <w:rsid w:val="00026A5D"/>
    <w:rsid w:val="0002763E"/>
    <w:rsid w:val="0003060E"/>
    <w:rsid w:val="00030C21"/>
    <w:rsid w:val="000318BF"/>
    <w:rsid w:val="000320A2"/>
    <w:rsid w:val="00032EC4"/>
    <w:rsid w:val="00032EF4"/>
    <w:rsid w:val="00032F54"/>
    <w:rsid w:val="00033538"/>
    <w:rsid w:val="0003362E"/>
    <w:rsid w:val="000338D3"/>
    <w:rsid w:val="00033FD3"/>
    <w:rsid w:val="00033FE0"/>
    <w:rsid w:val="0003471A"/>
    <w:rsid w:val="00034A65"/>
    <w:rsid w:val="00034B66"/>
    <w:rsid w:val="00035411"/>
    <w:rsid w:val="00035C72"/>
    <w:rsid w:val="000361C2"/>
    <w:rsid w:val="00036230"/>
    <w:rsid w:val="00036D35"/>
    <w:rsid w:val="000406CE"/>
    <w:rsid w:val="000408CF"/>
    <w:rsid w:val="00040C2B"/>
    <w:rsid w:val="00040FD2"/>
    <w:rsid w:val="0004138D"/>
    <w:rsid w:val="00041C1F"/>
    <w:rsid w:val="0004213F"/>
    <w:rsid w:val="000429C2"/>
    <w:rsid w:val="00042D14"/>
    <w:rsid w:val="00043744"/>
    <w:rsid w:val="000438F7"/>
    <w:rsid w:val="00043DF6"/>
    <w:rsid w:val="0004431D"/>
    <w:rsid w:val="00044412"/>
    <w:rsid w:val="00044F22"/>
    <w:rsid w:val="000451E7"/>
    <w:rsid w:val="0004592E"/>
    <w:rsid w:val="000460D2"/>
    <w:rsid w:val="0004675B"/>
    <w:rsid w:val="000476DD"/>
    <w:rsid w:val="00050C8F"/>
    <w:rsid w:val="000511DA"/>
    <w:rsid w:val="00051406"/>
    <w:rsid w:val="00051A8E"/>
    <w:rsid w:val="00052397"/>
    <w:rsid w:val="00052B5F"/>
    <w:rsid w:val="00054392"/>
    <w:rsid w:val="00055673"/>
    <w:rsid w:val="00056305"/>
    <w:rsid w:val="00056CF1"/>
    <w:rsid w:val="00057129"/>
    <w:rsid w:val="0005741A"/>
    <w:rsid w:val="00060A09"/>
    <w:rsid w:val="000615AB"/>
    <w:rsid w:val="000618E8"/>
    <w:rsid w:val="000636B1"/>
    <w:rsid w:val="00063FF3"/>
    <w:rsid w:val="0006488C"/>
    <w:rsid w:val="00064E90"/>
    <w:rsid w:val="0006524F"/>
    <w:rsid w:val="000654DA"/>
    <w:rsid w:val="000656E6"/>
    <w:rsid w:val="00065AAD"/>
    <w:rsid w:val="00065C3A"/>
    <w:rsid w:val="00072DC3"/>
    <w:rsid w:val="000734E0"/>
    <w:rsid w:val="000736D6"/>
    <w:rsid w:val="000738D6"/>
    <w:rsid w:val="00074412"/>
    <w:rsid w:val="000750E5"/>
    <w:rsid w:val="000753F8"/>
    <w:rsid w:val="0008195F"/>
    <w:rsid w:val="00081CE4"/>
    <w:rsid w:val="00082235"/>
    <w:rsid w:val="00082E05"/>
    <w:rsid w:val="000839B4"/>
    <w:rsid w:val="00084322"/>
    <w:rsid w:val="00085B94"/>
    <w:rsid w:val="00087065"/>
    <w:rsid w:val="00087754"/>
    <w:rsid w:val="00090C64"/>
    <w:rsid w:val="000911B5"/>
    <w:rsid w:val="000915E0"/>
    <w:rsid w:val="00091B50"/>
    <w:rsid w:val="000925E2"/>
    <w:rsid w:val="00092D8D"/>
    <w:rsid w:val="000931C2"/>
    <w:rsid w:val="00093222"/>
    <w:rsid w:val="0009363A"/>
    <w:rsid w:val="00093C9E"/>
    <w:rsid w:val="0009406F"/>
    <w:rsid w:val="00094FED"/>
    <w:rsid w:val="00095591"/>
    <w:rsid w:val="000958A1"/>
    <w:rsid w:val="00095FB1"/>
    <w:rsid w:val="000A1DF7"/>
    <w:rsid w:val="000A44B3"/>
    <w:rsid w:val="000A45E5"/>
    <w:rsid w:val="000A4C89"/>
    <w:rsid w:val="000A4CA5"/>
    <w:rsid w:val="000A51DD"/>
    <w:rsid w:val="000A5FD5"/>
    <w:rsid w:val="000A6DD2"/>
    <w:rsid w:val="000A6F61"/>
    <w:rsid w:val="000A736A"/>
    <w:rsid w:val="000A739B"/>
    <w:rsid w:val="000B1267"/>
    <w:rsid w:val="000B1437"/>
    <w:rsid w:val="000B2701"/>
    <w:rsid w:val="000B2A9F"/>
    <w:rsid w:val="000B2E00"/>
    <w:rsid w:val="000B37A4"/>
    <w:rsid w:val="000B3A69"/>
    <w:rsid w:val="000B4FFE"/>
    <w:rsid w:val="000B51BA"/>
    <w:rsid w:val="000B63DE"/>
    <w:rsid w:val="000C037F"/>
    <w:rsid w:val="000C1A20"/>
    <w:rsid w:val="000C1CD0"/>
    <w:rsid w:val="000C2151"/>
    <w:rsid w:val="000C2764"/>
    <w:rsid w:val="000C34D6"/>
    <w:rsid w:val="000C3DFE"/>
    <w:rsid w:val="000C4784"/>
    <w:rsid w:val="000C7347"/>
    <w:rsid w:val="000D139B"/>
    <w:rsid w:val="000D2A10"/>
    <w:rsid w:val="000D2AA2"/>
    <w:rsid w:val="000D2D48"/>
    <w:rsid w:val="000D3262"/>
    <w:rsid w:val="000D345A"/>
    <w:rsid w:val="000D3D09"/>
    <w:rsid w:val="000D450F"/>
    <w:rsid w:val="000D49C7"/>
    <w:rsid w:val="000D633E"/>
    <w:rsid w:val="000D6F30"/>
    <w:rsid w:val="000D7691"/>
    <w:rsid w:val="000D7757"/>
    <w:rsid w:val="000E058C"/>
    <w:rsid w:val="000E0BBD"/>
    <w:rsid w:val="000E1ECD"/>
    <w:rsid w:val="000E315D"/>
    <w:rsid w:val="000E3828"/>
    <w:rsid w:val="000E3F62"/>
    <w:rsid w:val="000E47FE"/>
    <w:rsid w:val="000E5F6A"/>
    <w:rsid w:val="000E63D7"/>
    <w:rsid w:val="000E65E4"/>
    <w:rsid w:val="000E69C1"/>
    <w:rsid w:val="000E6EFF"/>
    <w:rsid w:val="000F1438"/>
    <w:rsid w:val="000F27E3"/>
    <w:rsid w:val="000F28DF"/>
    <w:rsid w:val="000F332E"/>
    <w:rsid w:val="000F3A78"/>
    <w:rsid w:val="000F3CE9"/>
    <w:rsid w:val="000F44E4"/>
    <w:rsid w:val="000F6AB5"/>
    <w:rsid w:val="000F6BA5"/>
    <w:rsid w:val="000F6DBA"/>
    <w:rsid w:val="0010072B"/>
    <w:rsid w:val="00100A50"/>
    <w:rsid w:val="0010300F"/>
    <w:rsid w:val="00103CBD"/>
    <w:rsid w:val="001040C6"/>
    <w:rsid w:val="00104961"/>
    <w:rsid w:val="00104D88"/>
    <w:rsid w:val="001050F6"/>
    <w:rsid w:val="001054EE"/>
    <w:rsid w:val="00106EAE"/>
    <w:rsid w:val="001075AD"/>
    <w:rsid w:val="00110088"/>
    <w:rsid w:val="001102FD"/>
    <w:rsid w:val="00110E90"/>
    <w:rsid w:val="001110DA"/>
    <w:rsid w:val="001118D2"/>
    <w:rsid w:val="00111965"/>
    <w:rsid w:val="00113564"/>
    <w:rsid w:val="00113993"/>
    <w:rsid w:val="0011464F"/>
    <w:rsid w:val="00114C9B"/>
    <w:rsid w:val="001156E8"/>
    <w:rsid w:val="00115A62"/>
    <w:rsid w:val="00115E88"/>
    <w:rsid w:val="00116F7C"/>
    <w:rsid w:val="0011767D"/>
    <w:rsid w:val="00117CF3"/>
    <w:rsid w:val="00120074"/>
    <w:rsid w:val="00120309"/>
    <w:rsid w:val="00120F01"/>
    <w:rsid w:val="0012162E"/>
    <w:rsid w:val="00123EF0"/>
    <w:rsid w:val="0012572A"/>
    <w:rsid w:val="00125CCC"/>
    <w:rsid w:val="0012608B"/>
    <w:rsid w:val="00126955"/>
    <w:rsid w:val="00126DAE"/>
    <w:rsid w:val="001271CB"/>
    <w:rsid w:val="0013038E"/>
    <w:rsid w:val="001305CD"/>
    <w:rsid w:val="00130985"/>
    <w:rsid w:val="00133133"/>
    <w:rsid w:val="00134CEF"/>
    <w:rsid w:val="00135956"/>
    <w:rsid w:val="001370D4"/>
    <w:rsid w:val="00140B35"/>
    <w:rsid w:val="00140C87"/>
    <w:rsid w:val="00140F41"/>
    <w:rsid w:val="001410D4"/>
    <w:rsid w:val="00141DC2"/>
    <w:rsid w:val="00142851"/>
    <w:rsid w:val="00142A14"/>
    <w:rsid w:val="00142C74"/>
    <w:rsid w:val="00143269"/>
    <w:rsid w:val="00143998"/>
    <w:rsid w:val="001448D4"/>
    <w:rsid w:val="00146080"/>
    <w:rsid w:val="00146B18"/>
    <w:rsid w:val="00153313"/>
    <w:rsid w:val="00153952"/>
    <w:rsid w:val="00153BA3"/>
    <w:rsid w:val="00153C4F"/>
    <w:rsid w:val="00153E1B"/>
    <w:rsid w:val="0015539D"/>
    <w:rsid w:val="00156EE7"/>
    <w:rsid w:val="001574DB"/>
    <w:rsid w:val="001579F9"/>
    <w:rsid w:val="00157FB9"/>
    <w:rsid w:val="00161254"/>
    <w:rsid w:val="00161850"/>
    <w:rsid w:val="00162851"/>
    <w:rsid w:val="0016289A"/>
    <w:rsid w:val="00162DEF"/>
    <w:rsid w:val="00163202"/>
    <w:rsid w:val="00163950"/>
    <w:rsid w:val="001639DC"/>
    <w:rsid w:val="00164329"/>
    <w:rsid w:val="00164697"/>
    <w:rsid w:val="00164FB4"/>
    <w:rsid w:val="00165C22"/>
    <w:rsid w:val="001664D7"/>
    <w:rsid w:val="001664F1"/>
    <w:rsid w:val="00166555"/>
    <w:rsid w:val="001668C5"/>
    <w:rsid w:val="00166DAE"/>
    <w:rsid w:val="00167951"/>
    <w:rsid w:val="001679E8"/>
    <w:rsid w:val="00167F34"/>
    <w:rsid w:val="00170FD1"/>
    <w:rsid w:val="00173FBF"/>
    <w:rsid w:val="00174018"/>
    <w:rsid w:val="00174612"/>
    <w:rsid w:val="00175AC3"/>
    <w:rsid w:val="001764BF"/>
    <w:rsid w:val="001814CB"/>
    <w:rsid w:val="00181753"/>
    <w:rsid w:val="001826CB"/>
    <w:rsid w:val="00182804"/>
    <w:rsid w:val="00182AA2"/>
    <w:rsid w:val="0018329A"/>
    <w:rsid w:val="00183A51"/>
    <w:rsid w:val="00184C3F"/>
    <w:rsid w:val="00185766"/>
    <w:rsid w:val="0018609E"/>
    <w:rsid w:val="00186A46"/>
    <w:rsid w:val="00186D5D"/>
    <w:rsid w:val="001875C0"/>
    <w:rsid w:val="00187652"/>
    <w:rsid w:val="00187653"/>
    <w:rsid w:val="0019072C"/>
    <w:rsid w:val="0019100C"/>
    <w:rsid w:val="00192E15"/>
    <w:rsid w:val="00193311"/>
    <w:rsid w:val="001937A9"/>
    <w:rsid w:val="0019400E"/>
    <w:rsid w:val="001945BC"/>
    <w:rsid w:val="0019571A"/>
    <w:rsid w:val="00196568"/>
    <w:rsid w:val="001972DB"/>
    <w:rsid w:val="001A004C"/>
    <w:rsid w:val="001A0279"/>
    <w:rsid w:val="001A257D"/>
    <w:rsid w:val="001A293F"/>
    <w:rsid w:val="001A2A62"/>
    <w:rsid w:val="001A30B6"/>
    <w:rsid w:val="001A7166"/>
    <w:rsid w:val="001B0189"/>
    <w:rsid w:val="001B0C15"/>
    <w:rsid w:val="001B1FAC"/>
    <w:rsid w:val="001B3741"/>
    <w:rsid w:val="001B441F"/>
    <w:rsid w:val="001B4A3A"/>
    <w:rsid w:val="001B51A0"/>
    <w:rsid w:val="001B5648"/>
    <w:rsid w:val="001B5664"/>
    <w:rsid w:val="001B5E84"/>
    <w:rsid w:val="001B731C"/>
    <w:rsid w:val="001C0F20"/>
    <w:rsid w:val="001C1F36"/>
    <w:rsid w:val="001C38B5"/>
    <w:rsid w:val="001C42B4"/>
    <w:rsid w:val="001C499A"/>
    <w:rsid w:val="001C5CB2"/>
    <w:rsid w:val="001C7BE0"/>
    <w:rsid w:val="001D05EB"/>
    <w:rsid w:val="001D1294"/>
    <w:rsid w:val="001D12F0"/>
    <w:rsid w:val="001D15B8"/>
    <w:rsid w:val="001D1F0A"/>
    <w:rsid w:val="001D2ECB"/>
    <w:rsid w:val="001D3039"/>
    <w:rsid w:val="001D44AD"/>
    <w:rsid w:val="001D5DAD"/>
    <w:rsid w:val="001D5FF2"/>
    <w:rsid w:val="001D6982"/>
    <w:rsid w:val="001D718A"/>
    <w:rsid w:val="001D7BFD"/>
    <w:rsid w:val="001E034C"/>
    <w:rsid w:val="001E104F"/>
    <w:rsid w:val="001E11FB"/>
    <w:rsid w:val="001E19EC"/>
    <w:rsid w:val="001E3398"/>
    <w:rsid w:val="001E4D8A"/>
    <w:rsid w:val="001E59B8"/>
    <w:rsid w:val="001E5AF8"/>
    <w:rsid w:val="001E7203"/>
    <w:rsid w:val="001E799E"/>
    <w:rsid w:val="001E7C6C"/>
    <w:rsid w:val="001F0694"/>
    <w:rsid w:val="001F25C9"/>
    <w:rsid w:val="001F3228"/>
    <w:rsid w:val="001F3B2A"/>
    <w:rsid w:val="001F4CAF"/>
    <w:rsid w:val="001F4E23"/>
    <w:rsid w:val="001F5472"/>
    <w:rsid w:val="001F5592"/>
    <w:rsid w:val="001F6ED1"/>
    <w:rsid w:val="001F759A"/>
    <w:rsid w:val="0020163E"/>
    <w:rsid w:val="00203A80"/>
    <w:rsid w:val="0020513D"/>
    <w:rsid w:val="00210654"/>
    <w:rsid w:val="0021158D"/>
    <w:rsid w:val="00211B8B"/>
    <w:rsid w:val="00212229"/>
    <w:rsid w:val="002128D2"/>
    <w:rsid w:val="00212CC6"/>
    <w:rsid w:val="00213912"/>
    <w:rsid w:val="00214944"/>
    <w:rsid w:val="0021543E"/>
    <w:rsid w:val="002162BA"/>
    <w:rsid w:val="00217692"/>
    <w:rsid w:val="002202F5"/>
    <w:rsid w:val="002209A1"/>
    <w:rsid w:val="0022120B"/>
    <w:rsid w:val="0022121F"/>
    <w:rsid w:val="0022173A"/>
    <w:rsid w:val="002222D0"/>
    <w:rsid w:val="002236BF"/>
    <w:rsid w:val="002253ED"/>
    <w:rsid w:val="0022623D"/>
    <w:rsid w:val="00227501"/>
    <w:rsid w:val="002279D7"/>
    <w:rsid w:val="00230CAD"/>
    <w:rsid w:val="00231137"/>
    <w:rsid w:val="002317CF"/>
    <w:rsid w:val="0023200D"/>
    <w:rsid w:val="00232F5E"/>
    <w:rsid w:val="00235182"/>
    <w:rsid w:val="00235479"/>
    <w:rsid w:val="00235B72"/>
    <w:rsid w:val="00235DB3"/>
    <w:rsid w:val="00235E38"/>
    <w:rsid w:val="00236445"/>
    <w:rsid w:val="00236AC5"/>
    <w:rsid w:val="002373BB"/>
    <w:rsid w:val="00237679"/>
    <w:rsid w:val="00237BCA"/>
    <w:rsid w:val="00237CF5"/>
    <w:rsid w:val="00240200"/>
    <w:rsid w:val="0024176D"/>
    <w:rsid w:val="002427F6"/>
    <w:rsid w:val="00242FDF"/>
    <w:rsid w:val="0024437C"/>
    <w:rsid w:val="002447F9"/>
    <w:rsid w:val="00244DA2"/>
    <w:rsid w:val="00245E6D"/>
    <w:rsid w:val="0024656F"/>
    <w:rsid w:val="00247138"/>
    <w:rsid w:val="00247B81"/>
    <w:rsid w:val="00250053"/>
    <w:rsid w:val="00251659"/>
    <w:rsid w:val="00251839"/>
    <w:rsid w:val="00251C55"/>
    <w:rsid w:val="0025280E"/>
    <w:rsid w:val="00252B5E"/>
    <w:rsid w:val="00253D43"/>
    <w:rsid w:val="00254C0B"/>
    <w:rsid w:val="00254E02"/>
    <w:rsid w:val="00254F44"/>
    <w:rsid w:val="002553E6"/>
    <w:rsid w:val="002567A8"/>
    <w:rsid w:val="002571E0"/>
    <w:rsid w:val="00257267"/>
    <w:rsid w:val="00260600"/>
    <w:rsid w:val="002614B2"/>
    <w:rsid w:val="002617EE"/>
    <w:rsid w:val="00261867"/>
    <w:rsid w:val="00262582"/>
    <w:rsid w:val="00264708"/>
    <w:rsid w:val="00265B30"/>
    <w:rsid w:val="00266BD8"/>
    <w:rsid w:val="00266F50"/>
    <w:rsid w:val="00267272"/>
    <w:rsid w:val="00267E7C"/>
    <w:rsid w:val="00270273"/>
    <w:rsid w:val="0027055A"/>
    <w:rsid w:val="00271736"/>
    <w:rsid w:val="002728D3"/>
    <w:rsid w:val="00272C95"/>
    <w:rsid w:val="002730F9"/>
    <w:rsid w:val="00274AB3"/>
    <w:rsid w:val="00274B31"/>
    <w:rsid w:val="00274E54"/>
    <w:rsid w:val="002750B5"/>
    <w:rsid w:val="002750C2"/>
    <w:rsid w:val="0027513D"/>
    <w:rsid w:val="002751B0"/>
    <w:rsid w:val="00275D5C"/>
    <w:rsid w:val="00276178"/>
    <w:rsid w:val="00276602"/>
    <w:rsid w:val="002772E5"/>
    <w:rsid w:val="002773BB"/>
    <w:rsid w:val="00277CA7"/>
    <w:rsid w:val="00281C65"/>
    <w:rsid w:val="00281F11"/>
    <w:rsid w:val="00282576"/>
    <w:rsid w:val="00283570"/>
    <w:rsid w:val="002836BB"/>
    <w:rsid w:val="0028466B"/>
    <w:rsid w:val="00284CC9"/>
    <w:rsid w:val="00285705"/>
    <w:rsid w:val="00285F77"/>
    <w:rsid w:val="002860D1"/>
    <w:rsid w:val="00287A55"/>
    <w:rsid w:val="002908E1"/>
    <w:rsid w:val="00290C4F"/>
    <w:rsid w:val="0029186A"/>
    <w:rsid w:val="00293B45"/>
    <w:rsid w:val="00294278"/>
    <w:rsid w:val="002950B6"/>
    <w:rsid w:val="00295331"/>
    <w:rsid w:val="00296D50"/>
    <w:rsid w:val="0029758D"/>
    <w:rsid w:val="002A06E5"/>
    <w:rsid w:val="002A11E2"/>
    <w:rsid w:val="002A21C9"/>
    <w:rsid w:val="002A298E"/>
    <w:rsid w:val="002A2A59"/>
    <w:rsid w:val="002A35A8"/>
    <w:rsid w:val="002A51C5"/>
    <w:rsid w:val="002A528B"/>
    <w:rsid w:val="002A5DAA"/>
    <w:rsid w:val="002A6292"/>
    <w:rsid w:val="002A6604"/>
    <w:rsid w:val="002B07EA"/>
    <w:rsid w:val="002B11FC"/>
    <w:rsid w:val="002B176E"/>
    <w:rsid w:val="002B1982"/>
    <w:rsid w:val="002B2D1D"/>
    <w:rsid w:val="002B365C"/>
    <w:rsid w:val="002B37CC"/>
    <w:rsid w:val="002B39D0"/>
    <w:rsid w:val="002B4E16"/>
    <w:rsid w:val="002B5B04"/>
    <w:rsid w:val="002B6A81"/>
    <w:rsid w:val="002B7697"/>
    <w:rsid w:val="002B790B"/>
    <w:rsid w:val="002C0432"/>
    <w:rsid w:val="002C04C1"/>
    <w:rsid w:val="002C21DA"/>
    <w:rsid w:val="002C5D80"/>
    <w:rsid w:val="002C667A"/>
    <w:rsid w:val="002C6958"/>
    <w:rsid w:val="002C6C22"/>
    <w:rsid w:val="002C75F5"/>
    <w:rsid w:val="002D1A29"/>
    <w:rsid w:val="002D1B9E"/>
    <w:rsid w:val="002D210D"/>
    <w:rsid w:val="002D21BA"/>
    <w:rsid w:val="002D3D3A"/>
    <w:rsid w:val="002D4FA3"/>
    <w:rsid w:val="002D61FA"/>
    <w:rsid w:val="002D69A8"/>
    <w:rsid w:val="002D6E0A"/>
    <w:rsid w:val="002D7133"/>
    <w:rsid w:val="002E0DC7"/>
    <w:rsid w:val="002E1F1F"/>
    <w:rsid w:val="002E2223"/>
    <w:rsid w:val="002E23EC"/>
    <w:rsid w:val="002E3242"/>
    <w:rsid w:val="002E473C"/>
    <w:rsid w:val="002E52CC"/>
    <w:rsid w:val="002E60C5"/>
    <w:rsid w:val="002E698A"/>
    <w:rsid w:val="002E7DFF"/>
    <w:rsid w:val="002F0EC4"/>
    <w:rsid w:val="002F1038"/>
    <w:rsid w:val="002F1163"/>
    <w:rsid w:val="002F3048"/>
    <w:rsid w:val="002F351F"/>
    <w:rsid w:val="002F3E0A"/>
    <w:rsid w:val="002F4FA9"/>
    <w:rsid w:val="002F56E8"/>
    <w:rsid w:val="002F61D0"/>
    <w:rsid w:val="002F6680"/>
    <w:rsid w:val="002F707F"/>
    <w:rsid w:val="002F799B"/>
    <w:rsid w:val="0030119E"/>
    <w:rsid w:val="00303A84"/>
    <w:rsid w:val="003046E0"/>
    <w:rsid w:val="00305636"/>
    <w:rsid w:val="00305B1F"/>
    <w:rsid w:val="00305E78"/>
    <w:rsid w:val="00305F7F"/>
    <w:rsid w:val="00307259"/>
    <w:rsid w:val="00307C40"/>
    <w:rsid w:val="003102FE"/>
    <w:rsid w:val="00310837"/>
    <w:rsid w:val="00310F0B"/>
    <w:rsid w:val="0031218C"/>
    <w:rsid w:val="003134A9"/>
    <w:rsid w:val="00314857"/>
    <w:rsid w:val="00314A4E"/>
    <w:rsid w:val="00315CC7"/>
    <w:rsid w:val="00316C31"/>
    <w:rsid w:val="0032089C"/>
    <w:rsid w:val="00321E2D"/>
    <w:rsid w:val="00322B38"/>
    <w:rsid w:val="00324EA1"/>
    <w:rsid w:val="0032557C"/>
    <w:rsid w:val="003256EC"/>
    <w:rsid w:val="0032589F"/>
    <w:rsid w:val="00327ACC"/>
    <w:rsid w:val="00327BB8"/>
    <w:rsid w:val="00330738"/>
    <w:rsid w:val="00332A38"/>
    <w:rsid w:val="00332EEE"/>
    <w:rsid w:val="0033377E"/>
    <w:rsid w:val="0033466D"/>
    <w:rsid w:val="00336ACB"/>
    <w:rsid w:val="003370C4"/>
    <w:rsid w:val="003379FF"/>
    <w:rsid w:val="00340031"/>
    <w:rsid w:val="00340292"/>
    <w:rsid w:val="00340B7F"/>
    <w:rsid w:val="00341E13"/>
    <w:rsid w:val="0034206E"/>
    <w:rsid w:val="00343810"/>
    <w:rsid w:val="00344574"/>
    <w:rsid w:val="003448C5"/>
    <w:rsid w:val="00345B47"/>
    <w:rsid w:val="00346CAB"/>
    <w:rsid w:val="0034709E"/>
    <w:rsid w:val="00347142"/>
    <w:rsid w:val="00347715"/>
    <w:rsid w:val="00350ADC"/>
    <w:rsid w:val="003512FC"/>
    <w:rsid w:val="00351D80"/>
    <w:rsid w:val="0035230C"/>
    <w:rsid w:val="003524B6"/>
    <w:rsid w:val="00352759"/>
    <w:rsid w:val="0035470E"/>
    <w:rsid w:val="00356528"/>
    <w:rsid w:val="00356D0E"/>
    <w:rsid w:val="003573B6"/>
    <w:rsid w:val="00360C06"/>
    <w:rsid w:val="00363610"/>
    <w:rsid w:val="00363D94"/>
    <w:rsid w:val="00365118"/>
    <w:rsid w:val="0036620D"/>
    <w:rsid w:val="00366B4F"/>
    <w:rsid w:val="00366D2E"/>
    <w:rsid w:val="00370BA3"/>
    <w:rsid w:val="00371491"/>
    <w:rsid w:val="00371EB3"/>
    <w:rsid w:val="00371F28"/>
    <w:rsid w:val="003721F5"/>
    <w:rsid w:val="00372AEB"/>
    <w:rsid w:val="00372B84"/>
    <w:rsid w:val="003739D9"/>
    <w:rsid w:val="003747CC"/>
    <w:rsid w:val="00374AE0"/>
    <w:rsid w:val="00374C09"/>
    <w:rsid w:val="00374FF4"/>
    <w:rsid w:val="003750C1"/>
    <w:rsid w:val="00375170"/>
    <w:rsid w:val="00375262"/>
    <w:rsid w:val="003760C6"/>
    <w:rsid w:val="00376306"/>
    <w:rsid w:val="00376616"/>
    <w:rsid w:val="00377585"/>
    <w:rsid w:val="00377CF7"/>
    <w:rsid w:val="00377D46"/>
    <w:rsid w:val="00380758"/>
    <w:rsid w:val="00380C51"/>
    <w:rsid w:val="00380C6B"/>
    <w:rsid w:val="00381040"/>
    <w:rsid w:val="0038198D"/>
    <w:rsid w:val="00381A30"/>
    <w:rsid w:val="0038315F"/>
    <w:rsid w:val="003847D0"/>
    <w:rsid w:val="00386112"/>
    <w:rsid w:val="00386212"/>
    <w:rsid w:val="00387420"/>
    <w:rsid w:val="00390857"/>
    <w:rsid w:val="00391C87"/>
    <w:rsid w:val="003920A6"/>
    <w:rsid w:val="00392735"/>
    <w:rsid w:val="00392927"/>
    <w:rsid w:val="00393E8C"/>
    <w:rsid w:val="00394121"/>
    <w:rsid w:val="003941EE"/>
    <w:rsid w:val="00394BD8"/>
    <w:rsid w:val="00394E18"/>
    <w:rsid w:val="00395318"/>
    <w:rsid w:val="00395E42"/>
    <w:rsid w:val="003968A0"/>
    <w:rsid w:val="00396982"/>
    <w:rsid w:val="00396EEA"/>
    <w:rsid w:val="00397094"/>
    <w:rsid w:val="0039767E"/>
    <w:rsid w:val="00397C71"/>
    <w:rsid w:val="003A19A0"/>
    <w:rsid w:val="003A4126"/>
    <w:rsid w:val="003A42B3"/>
    <w:rsid w:val="003A4984"/>
    <w:rsid w:val="003A510A"/>
    <w:rsid w:val="003B1678"/>
    <w:rsid w:val="003B3F15"/>
    <w:rsid w:val="003B47BA"/>
    <w:rsid w:val="003B4A45"/>
    <w:rsid w:val="003B5831"/>
    <w:rsid w:val="003C14D1"/>
    <w:rsid w:val="003C1DA5"/>
    <w:rsid w:val="003C3C66"/>
    <w:rsid w:val="003C50C0"/>
    <w:rsid w:val="003C5B06"/>
    <w:rsid w:val="003C77DB"/>
    <w:rsid w:val="003C7BA3"/>
    <w:rsid w:val="003C7E54"/>
    <w:rsid w:val="003D351E"/>
    <w:rsid w:val="003D35CD"/>
    <w:rsid w:val="003D4BCB"/>
    <w:rsid w:val="003D50D8"/>
    <w:rsid w:val="003D59B0"/>
    <w:rsid w:val="003D5A7D"/>
    <w:rsid w:val="003D5BA2"/>
    <w:rsid w:val="003D5EBD"/>
    <w:rsid w:val="003D69FA"/>
    <w:rsid w:val="003D6D92"/>
    <w:rsid w:val="003E1009"/>
    <w:rsid w:val="003E307A"/>
    <w:rsid w:val="003E3158"/>
    <w:rsid w:val="003E3FE3"/>
    <w:rsid w:val="003E534A"/>
    <w:rsid w:val="003E58AE"/>
    <w:rsid w:val="003E6573"/>
    <w:rsid w:val="003E71DD"/>
    <w:rsid w:val="003E7433"/>
    <w:rsid w:val="003E7E6E"/>
    <w:rsid w:val="003F0BB5"/>
    <w:rsid w:val="003F0D57"/>
    <w:rsid w:val="003F1845"/>
    <w:rsid w:val="003F4C3B"/>
    <w:rsid w:val="003F4FB6"/>
    <w:rsid w:val="003F59AD"/>
    <w:rsid w:val="003F65A2"/>
    <w:rsid w:val="003F6C9B"/>
    <w:rsid w:val="003F7956"/>
    <w:rsid w:val="003F7FB0"/>
    <w:rsid w:val="0040049C"/>
    <w:rsid w:val="004021C7"/>
    <w:rsid w:val="004036EA"/>
    <w:rsid w:val="00406357"/>
    <w:rsid w:val="00406801"/>
    <w:rsid w:val="004068B2"/>
    <w:rsid w:val="00406CE4"/>
    <w:rsid w:val="0040778C"/>
    <w:rsid w:val="0040795D"/>
    <w:rsid w:val="00410375"/>
    <w:rsid w:val="0041058D"/>
    <w:rsid w:val="0041207C"/>
    <w:rsid w:val="0041355E"/>
    <w:rsid w:val="004149FF"/>
    <w:rsid w:val="00414F57"/>
    <w:rsid w:val="00415C13"/>
    <w:rsid w:val="00416216"/>
    <w:rsid w:val="00416221"/>
    <w:rsid w:val="00416418"/>
    <w:rsid w:val="00416679"/>
    <w:rsid w:val="00417279"/>
    <w:rsid w:val="004179A9"/>
    <w:rsid w:val="00417B4B"/>
    <w:rsid w:val="00420773"/>
    <w:rsid w:val="00422C68"/>
    <w:rsid w:val="0042359C"/>
    <w:rsid w:val="00423F69"/>
    <w:rsid w:val="00424CD6"/>
    <w:rsid w:val="00425613"/>
    <w:rsid w:val="00425B63"/>
    <w:rsid w:val="00425C59"/>
    <w:rsid w:val="00425D37"/>
    <w:rsid w:val="00426136"/>
    <w:rsid w:val="00426286"/>
    <w:rsid w:val="00426A05"/>
    <w:rsid w:val="0042708F"/>
    <w:rsid w:val="004270CB"/>
    <w:rsid w:val="004275B6"/>
    <w:rsid w:val="004301A5"/>
    <w:rsid w:val="00430247"/>
    <w:rsid w:val="004309E3"/>
    <w:rsid w:val="00430EBD"/>
    <w:rsid w:val="00430F6C"/>
    <w:rsid w:val="00432C5C"/>
    <w:rsid w:val="00433A6F"/>
    <w:rsid w:val="00433F0B"/>
    <w:rsid w:val="00434420"/>
    <w:rsid w:val="00434B35"/>
    <w:rsid w:val="00434BEB"/>
    <w:rsid w:val="00435023"/>
    <w:rsid w:val="00435078"/>
    <w:rsid w:val="0043560C"/>
    <w:rsid w:val="00435783"/>
    <w:rsid w:val="004362AC"/>
    <w:rsid w:val="004363FB"/>
    <w:rsid w:val="00437618"/>
    <w:rsid w:val="00437E12"/>
    <w:rsid w:val="00437E94"/>
    <w:rsid w:val="0044098E"/>
    <w:rsid w:val="00440B89"/>
    <w:rsid w:val="0044185B"/>
    <w:rsid w:val="004425E8"/>
    <w:rsid w:val="004426D8"/>
    <w:rsid w:val="004435B1"/>
    <w:rsid w:val="004452DD"/>
    <w:rsid w:val="00446DCB"/>
    <w:rsid w:val="00450648"/>
    <w:rsid w:val="00450E42"/>
    <w:rsid w:val="00451BC5"/>
    <w:rsid w:val="0045233C"/>
    <w:rsid w:val="00452F0A"/>
    <w:rsid w:val="00453F71"/>
    <w:rsid w:val="004557D0"/>
    <w:rsid w:val="00456C7A"/>
    <w:rsid w:val="004572BF"/>
    <w:rsid w:val="00457A59"/>
    <w:rsid w:val="00457F3C"/>
    <w:rsid w:val="00460001"/>
    <w:rsid w:val="004604FB"/>
    <w:rsid w:val="0046189D"/>
    <w:rsid w:val="00461C52"/>
    <w:rsid w:val="00461F94"/>
    <w:rsid w:val="004638D7"/>
    <w:rsid w:val="00464D0A"/>
    <w:rsid w:val="00465832"/>
    <w:rsid w:val="00465B73"/>
    <w:rsid w:val="004662E8"/>
    <w:rsid w:val="00466A64"/>
    <w:rsid w:val="00467078"/>
    <w:rsid w:val="004716E6"/>
    <w:rsid w:val="004730CC"/>
    <w:rsid w:val="004758EF"/>
    <w:rsid w:val="00475948"/>
    <w:rsid w:val="00475E90"/>
    <w:rsid w:val="004762BB"/>
    <w:rsid w:val="00476422"/>
    <w:rsid w:val="00477619"/>
    <w:rsid w:val="00477A8B"/>
    <w:rsid w:val="004800FB"/>
    <w:rsid w:val="004809E8"/>
    <w:rsid w:val="00480C92"/>
    <w:rsid w:val="00480EF1"/>
    <w:rsid w:val="004823B0"/>
    <w:rsid w:val="004826A6"/>
    <w:rsid w:val="00482A03"/>
    <w:rsid w:val="00483054"/>
    <w:rsid w:val="0048323B"/>
    <w:rsid w:val="00484C3D"/>
    <w:rsid w:val="00486E66"/>
    <w:rsid w:val="004874FA"/>
    <w:rsid w:val="00490E7E"/>
    <w:rsid w:val="00492004"/>
    <w:rsid w:val="0049202E"/>
    <w:rsid w:val="0049249A"/>
    <w:rsid w:val="00492B8E"/>
    <w:rsid w:val="00494C8F"/>
    <w:rsid w:val="00495B06"/>
    <w:rsid w:val="00495CC4"/>
    <w:rsid w:val="00495F83"/>
    <w:rsid w:val="00496652"/>
    <w:rsid w:val="00496B93"/>
    <w:rsid w:val="004A048F"/>
    <w:rsid w:val="004A0842"/>
    <w:rsid w:val="004A2F66"/>
    <w:rsid w:val="004A4A81"/>
    <w:rsid w:val="004A4CF7"/>
    <w:rsid w:val="004A505C"/>
    <w:rsid w:val="004A7065"/>
    <w:rsid w:val="004A70A3"/>
    <w:rsid w:val="004A7444"/>
    <w:rsid w:val="004B3AB4"/>
    <w:rsid w:val="004B454A"/>
    <w:rsid w:val="004B47FD"/>
    <w:rsid w:val="004B50F7"/>
    <w:rsid w:val="004B51EB"/>
    <w:rsid w:val="004B52FE"/>
    <w:rsid w:val="004B59DA"/>
    <w:rsid w:val="004B59E8"/>
    <w:rsid w:val="004B61D6"/>
    <w:rsid w:val="004B632F"/>
    <w:rsid w:val="004B690A"/>
    <w:rsid w:val="004B6D41"/>
    <w:rsid w:val="004B7511"/>
    <w:rsid w:val="004B7B53"/>
    <w:rsid w:val="004C0378"/>
    <w:rsid w:val="004C4AF7"/>
    <w:rsid w:val="004C4C9A"/>
    <w:rsid w:val="004C4E78"/>
    <w:rsid w:val="004C788F"/>
    <w:rsid w:val="004C78D0"/>
    <w:rsid w:val="004D008F"/>
    <w:rsid w:val="004D0ADA"/>
    <w:rsid w:val="004D1F9D"/>
    <w:rsid w:val="004D34BB"/>
    <w:rsid w:val="004D4258"/>
    <w:rsid w:val="004D42EB"/>
    <w:rsid w:val="004D5ED5"/>
    <w:rsid w:val="004D695C"/>
    <w:rsid w:val="004D6FE8"/>
    <w:rsid w:val="004D70CA"/>
    <w:rsid w:val="004D74DA"/>
    <w:rsid w:val="004D7696"/>
    <w:rsid w:val="004E259B"/>
    <w:rsid w:val="004E3824"/>
    <w:rsid w:val="004E451B"/>
    <w:rsid w:val="004E48B7"/>
    <w:rsid w:val="004E51A6"/>
    <w:rsid w:val="004E5407"/>
    <w:rsid w:val="004E5C1F"/>
    <w:rsid w:val="004E646D"/>
    <w:rsid w:val="004E66F0"/>
    <w:rsid w:val="004E688C"/>
    <w:rsid w:val="004E6B4E"/>
    <w:rsid w:val="004E6E6E"/>
    <w:rsid w:val="004E7010"/>
    <w:rsid w:val="004E7854"/>
    <w:rsid w:val="004E7A4B"/>
    <w:rsid w:val="004F0AFF"/>
    <w:rsid w:val="004F1B6E"/>
    <w:rsid w:val="004F2050"/>
    <w:rsid w:val="004F2329"/>
    <w:rsid w:val="004F255D"/>
    <w:rsid w:val="004F4464"/>
    <w:rsid w:val="004F4572"/>
    <w:rsid w:val="004F4611"/>
    <w:rsid w:val="004F719C"/>
    <w:rsid w:val="005007FE"/>
    <w:rsid w:val="00502AC7"/>
    <w:rsid w:val="00502FD6"/>
    <w:rsid w:val="005037E7"/>
    <w:rsid w:val="00503A3D"/>
    <w:rsid w:val="0050493B"/>
    <w:rsid w:val="00504F49"/>
    <w:rsid w:val="00506B84"/>
    <w:rsid w:val="00507373"/>
    <w:rsid w:val="0050761B"/>
    <w:rsid w:val="005076FC"/>
    <w:rsid w:val="0050776B"/>
    <w:rsid w:val="0051137B"/>
    <w:rsid w:val="005126EC"/>
    <w:rsid w:val="00515070"/>
    <w:rsid w:val="005150F3"/>
    <w:rsid w:val="00515455"/>
    <w:rsid w:val="00515D6B"/>
    <w:rsid w:val="0052091F"/>
    <w:rsid w:val="0052162D"/>
    <w:rsid w:val="00522B53"/>
    <w:rsid w:val="00523603"/>
    <w:rsid w:val="00523E4E"/>
    <w:rsid w:val="00525CBA"/>
    <w:rsid w:val="00526845"/>
    <w:rsid w:val="0053137A"/>
    <w:rsid w:val="00532F34"/>
    <w:rsid w:val="005336F5"/>
    <w:rsid w:val="005346F7"/>
    <w:rsid w:val="00534D3C"/>
    <w:rsid w:val="005356AE"/>
    <w:rsid w:val="00540B9D"/>
    <w:rsid w:val="00543259"/>
    <w:rsid w:val="00544220"/>
    <w:rsid w:val="005445C1"/>
    <w:rsid w:val="00544F73"/>
    <w:rsid w:val="00545276"/>
    <w:rsid w:val="00547952"/>
    <w:rsid w:val="00551202"/>
    <w:rsid w:val="0055159F"/>
    <w:rsid w:val="0055180D"/>
    <w:rsid w:val="00551CB6"/>
    <w:rsid w:val="00552A43"/>
    <w:rsid w:val="00553266"/>
    <w:rsid w:val="00553ACD"/>
    <w:rsid w:val="00554ED1"/>
    <w:rsid w:val="00555BAC"/>
    <w:rsid w:val="00555F4F"/>
    <w:rsid w:val="005563C6"/>
    <w:rsid w:val="0055718B"/>
    <w:rsid w:val="00557EBB"/>
    <w:rsid w:val="005615E3"/>
    <w:rsid w:val="005617E7"/>
    <w:rsid w:val="005623E8"/>
    <w:rsid w:val="00562C26"/>
    <w:rsid w:val="00563AE1"/>
    <w:rsid w:val="00564152"/>
    <w:rsid w:val="0056495F"/>
    <w:rsid w:val="005652D2"/>
    <w:rsid w:val="0056568C"/>
    <w:rsid w:val="0056744C"/>
    <w:rsid w:val="00567FB4"/>
    <w:rsid w:val="00570B57"/>
    <w:rsid w:val="00571116"/>
    <w:rsid w:val="00571461"/>
    <w:rsid w:val="0057267C"/>
    <w:rsid w:val="00573042"/>
    <w:rsid w:val="00573597"/>
    <w:rsid w:val="00575AC7"/>
    <w:rsid w:val="00576356"/>
    <w:rsid w:val="00576964"/>
    <w:rsid w:val="00577778"/>
    <w:rsid w:val="00577CAB"/>
    <w:rsid w:val="0058015E"/>
    <w:rsid w:val="00580233"/>
    <w:rsid w:val="005818FD"/>
    <w:rsid w:val="00581AD8"/>
    <w:rsid w:val="00582319"/>
    <w:rsid w:val="00582D43"/>
    <w:rsid w:val="005831ED"/>
    <w:rsid w:val="00583E26"/>
    <w:rsid w:val="00583E46"/>
    <w:rsid w:val="005859A5"/>
    <w:rsid w:val="00586293"/>
    <w:rsid w:val="005877D3"/>
    <w:rsid w:val="005878C8"/>
    <w:rsid w:val="00587EDC"/>
    <w:rsid w:val="00590B39"/>
    <w:rsid w:val="00590D60"/>
    <w:rsid w:val="00590DAE"/>
    <w:rsid w:val="005917E8"/>
    <w:rsid w:val="00592AEF"/>
    <w:rsid w:val="005935C5"/>
    <w:rsid w:val="00595CE6"/>
    <w:rsid w:val="00595DFE"/>
    <w:rsid w:val="005961AD"/>
    <w:rsid w:val="005A010F"/>
    <w:rsid w:val="005A0CDA"/>
    <w:rsid w:val="005A1203"/>
    <w:rsid w:val="005A22E4"/>
    <w:rsid w:val="005A26BB"/>
    <w:rsid w:val="005A2AD2"/>
    <w:rsid w:val="005A2EE4"/>
    <w:rsid w:val="005A30B2"/>
    <w:rsid w:val="005A44FC"/>
    <w:rsid w:val="005A610C"/>
    <w:rsid w:val="005A634E"/>
    <w:rsid w:val="005A6407"/>
    <w:rsid w:val="005A6DAD"/>
    <w:rsid w:val="005A79E2"/>
    <w:rsid w:val="005A7AD3"/>
    <w:rsid w:val="005A7D1E"/>
    <w:rsid w:val="005B0608"/>
    <w:rsid w:val="005B12F5"/>
    <w:rsid w:val="005B16F8"/>
    <w:rsid w:val="005B19B7"/>
    <w:rsid w:val="005B1F79"/>
    <w:rsid w:val="005B3C7A"/>
    <w:rsid w:val="005B3DF5"/>
    <w:rsid w:val="005B5B1A"/>
    <w:rsid w:val="005B61F6"/>
    <w:rsid w:val="005B66E6"/>
    <w:rsid w:val="005C04DB"/>
    <w:rsid w:val="005C0746"/>
    <w:rsid w:val="005C1C83"/>
    <w:rsid w:val="005C3FD2"/>
    <w:rsid w:val="005C4D34"/>
    <w:rsid w:val="005C67A6"/>
    <w:rsid w:val="005C688A"/>
    <w:rsid w:val="005C76DB"/>
    <w:rsid w:val="005C7E2A"/>
    <w:rsid w:val="005C7EA7"/>
    <w:rsid w:val="005D07EF"/>
    <w:rsid w:val="005D0CD2"/>
    <w:rsid w:val="005D1AF9"/>
    <w:rsid w:val="005D2E4D"/>
    <w:rsid w:val="005D426E"/>
    <w:rsid w:val="005D4D7A"/>
    <w:rsid w:val="005D4EBF"/>
    <w:rsid w:val="005D573A"/>
    <w:rsid w:val="005D7659"/>
    <w:rsid w:val="005D7EF2"/>
    <w:rsid w:val="005E089C"/>
    <w:rsid w:val="005E2880"/>
    <w:rsid w:val="005E3245"/>
    <w:rsid w:val="005E39BB"/>
    <w:rsid w:val="005E4EB9"/>
    <w:rsid w:val="005E577A"/>
    <w:rsid w:val="005E5789"/>
    <w:rsid w:val="005E5BCE"/>
    <w:rsid w:val="005E62F3"/>
    <w:rsid w:val="005E7F93"/>
    <w:rsid w:val="005F2BAC"/>
    <w:rsid w:val="005F2C52"/>
    <w:rsid w:val="005F31DD"/>
    <w:rsid w:val="005F40F7"/>
    <w:rsid w:val="005F4375"/>
    <w:rsid w:val="005F45DC"/>
    <w:rsid w:val="005F5B19"/>
    <w:rsid w:val="006011FA"/>
    <w:rsid w:val="00602518"/>
    <w:rsid w:val="006031F7"/>
    <w:rsid w:val="00605962"/>
    <w:rsid w:val="00606082"/>
    <w:rsid w:val="006075A2"/>
    <w:rsid w:val="00610857"/>
    <w:rsid w:val="006110A8"/>
    <w:rsid w:val="006121EB"/>
    <w:rsid w:val="00614130"/>
    <w:rsid w:val="00615C13"/>
    <w:rsid w:val="00615F1C"/>
    <w:rsid w:val="00615FD7"/>
    <w:rsid w:val="00616C8C"/>
    <w:rsid w:val="00617837"/>
    <w:rsid w:val="00622945"/>
    <w:rsid w:val="006235A2"/>
    <w:rsid w:val="006238D0"/>
    <w:rsid w:val="00623B74"/>
    <w:rsid w:val="0062477B"/>
    <w:rsid w:val="00625235"/>
    <w:rsid w:val="00625621"/>
    <w:rsid w:val="00625C3B"/>
    <w:rsid w:val="00626247"/>
    <w:rsid w:val="00626267"/>
    <w:rsid w:val="00627D84"/>
    <w:rsid w:val="00632C5E"/>
    <w:rsid w:val="006336FF"/>
    <w:rsid w:val="00633D4D"/>
    <w:rsid w:val="006345C1"/>
    <w:rsid w:val="006350B6"/>
    <w:rsid w:val="00635135"/>
    <w:rsid w:val="00637451"/>
    <w:rsid w:val="00637805"/>
    <w:rsid w:val="00637C02"/>
    <w:rsid w:val="00637D06"/>
    <w:rsid w:val="00640CB0"/>
    <w:rsid w:val="00642109"/>
    <w:rsid w:val="00642C0C"/>
    <w:rsid w:val="00643673"/>
    <w:rsid w:val="00643749"/>
    <w:rsid w:val="00643C2F"/>
    <w:rsid w:val="00643F75"/>
    <w:rsid w:val="00645B62"/>
    <w:rsid w:val="00645F0F"/>
    <w:rsid w:val="00647CAC"/>
    <w:rsid w:val="00650966"/>
    <w:rsid w:val="00650D32"/>
    <w:rsid w:val="0065111A"/>
    <w:rsid w:val="00651638"/>
    <w:rsid w:val="00652CE8"/>
    <w:rsid w:val="00652EEA"/>
    <w:rsid w:val="006547C3"/>
    <w:rsid w:val="0065490A"/>
    <w:rsid w:val="00654D3D"/>
    <w:rsid w:val="006559B7"/>
    <w:rsid w:val="00655A18"/>
    <w:rsid w:val="006566E8"/>
    <w:rsid w:val="00656A45"/>
    <w:rsid w:val="00660AEA"/>
    <w:rsid w:val="00660E13"/>
    <w:rsid w:val="006613E9"/>
    <w:rsid w:val="00661743"/>
    <w:rsid w:val="00662B60"/>
    <w:rsid w:val="00662EF8"/>
    <w:rsid w:val="006630AF"/>
    <w:rsid w:val="0066397F"/>
    <w:rsid w:val="00664337"/>
    <w:rsid w:val="00664825"/>
    <w:rsid w:val="0066490C"/>
    <w:rsid w:val="0066614D"/>
    <w:rsid w:val="00667503"/>
    <w:rsid w:val="00667AA1"/>
    <w:rsid w:val="006708F8"/>
    <w:rsid w:val="00670EDC"/>
    <w:rsid w:val="006717A8"/>
    <w:rsid w:val="00671FFA"/>
    <w:rsid w:val="006725A6"/>
    <w:rsid w:val="00673925"/>
    <w:rsid w:val="006753D9"/>
    <w:rsid w:val="006761BA"/>
    <w:rsid w:val="006762B6"/>
    <w:rsid w:val="00676764"/>
    <w:rsid w:val="00677BF3"/>
    <w:rsid w:val="00677C7C"/>
    <w:rsid w:val="006801B7"/>
    <w:rsid w:val="006808A7"/>
    <w:rsid w:val="00680B31"/>
    <w:rsid w:val="00680CA8"/>
    <w:rsid w:val="00681CA3"/>
    <w:rsid w:val="006831F6"/>
    <w:rsid w:val="006834A0"/>
    <w:rsid w:val="00684539"/>
    <w:rsid w:val="00684B51"/>
    <w:rsid w:val="00685AE9"/>
    <w:rsid w:val="006865CE"/>
    <w:rsid w:val="006870B9"/>
    <w:rsid w:val="0069154C"/>
    <w:rsid w:val="00691750"/>
    <w:rsid w:val="00691D62"/>
    <w:rsid w:val="0069262E"/>
    <w:rsid w:val="00692C0D"/>
    <w:rsid w:val="00694A1F"/>
    <w:rsid w:val="00694B8E"/>
    <w:rsid w:val="00694F78"/>
    <w:rsid w:val="00695E1F"/>
    <w:rsid w:val="00695E55"/>
    <w:rsid w:val="00696185"/>
    <w:rsid w:val="00696294"/>
    <w:rsid w:val="00696511"/>
    <w:rsid w:val="00696BAE"/>
    <w:rsid w:val="006974D2"/>
    <w:rsid w:val="006A1DCA"/>
    <w:rsid w:val="006A1E64"/>
    <w:rsid w:val="006A43EA"/>
    <w:rsid w:val="006A46F5"/>
    <w:rsid w:val="006A4E81"/>
    <w:rsid w:val="006A7514"/>
    <w:rsid w:val="006A7B15"/>
    <w:rsid w:val="006B00E2"/>
    <w:rsid w:val="006B297E"/>
    <w:rsid w:val="006B3874"/>
    <w:rsid w:val="006B3D7C"/>
    <w:rsid w:val="006B6721"/>
    <w:rsid w:val="006B689E"/>
    <w:rsid w:val="006B6F3F"/>
    <w:rsid w:val="006B7079"/>
    <w:rsid w:val="006C0204"/>
    <w:rsid w:val="006C1A04"/>
    <w:rsid w:val="006C1E50"/>
    <w:rsid w:val="006C2335"/>
    <w:rsid w:val="006C23A1"/>
    <w:rsid w:val="006C2F94"/>
    <w:rsid w:val="006C422B"/>
    <w:rsid w:val="006C4671"/>
    <w:rsid w:val="006C4DBD"/>
    <w:rsid w:val="006C4E03"/>
    <w:rsid w:val="006C51E5"/>
    <w:rsid w:val="006C5C99"/>
    <w:rsid w:val="006C5CE6"/>
    <w:rsid w:val="006C5EE8"/>
    <w:rsid w:val="006C71A3"/>
    <w:rsid w:val="006D0065"/>
    <w:rsid w:val="006D12DB"/>
    <w:rsid w:val="006D1357"/>
    <w:rsid w:val="006D174E"/>
    <w:rsid w:val="006D1B04"/>
    <w:rsid w:val="006D1D81"/>
    <w:rsid w:val="006D2DD2"/>
    <w:rsid w:val="006D3EB4"/>
    <w:rsid w:val="006D3FC3"/>
    <w:rsid w:val="006D466E"/>
    <w:rsid w:val="006D486E"/>
    <w:rsid w:val="006D5620"/>
    <w:rsid w:val="006D72F6"/>
    <w:rsid w:val="006E0241"/>
    <w:rsid w:val="006E0528"/>
    <w:rsid w:val="006E17CA"/>
    <w:rsid w:val="006E1B2B"/>
    <w:rsid w:val="006E4259"/>
    <w:rsid w:val="006E4F4D"/>
    <w:rsid w:val="006E589F"/>
    <w:rsid w:val="006E7E8F"/>
    <w:rsid w:val="006F14E3"/>
    <w:rsid w:val="006F1A1C"/>
    <w:rsid w:val="006F1F6A"/>
    <w:rsid w:val="006F2DD5"/>
    <w:rsid w:val="006F305A"/>
    <w:rsid w:val="006F32BC"/>
    <w:rsid w:val="006F4078"/>
    <w:rsid w:val="006F439A"/>
    <w:rsid w:val="006F6320"/>
    <w:rsid w:val="006F7345"/>
    <w:rsid w:val="007021A9"/>
    <w:rsid w:val="00702253"/>
    <w:rsid w:val="00702268"/>
    <w:rsid w:val="0070264F"/>
    <w:rsid w:val="007037F4"/>
    <w:rsid w:val="0070384B"/>
    <w:rsid w:val="00703859"/>
    <w:rsid w:val="00703D27"/>
    <w:rsid w:val="00704223"/>
    <w:rsid w:val="007044D9"/>
    <w:rsid w:val="007056EB"/>
    <w:rsid w:val="00706110"/>
    <w:rsid w:val="007061D6"/>
    <w:rsid w:val="007078D5"/>
    <w:rsid w:val="00707A6F"/>
    <w:rsid w:val="00707F6A"/>
    <w:rsid w:val="0071170D"/>
    <w:rsid w:val="00712247"/>
    <w:rsid w:val="00712AFB"/>
    <w:rsid w:val="007131FC"/>
    <w:rsid w:val="00715D9E"/>
    <w:rsid w:val="00715E87"/>
    <w:rsid w:val="007172B9"/>
    <w:rsid w:val="00717802"/>
    <w:rsid w:val="00717A18"/>
    <w:rsid w:val="00720E68"/>
    <w:rsid w:val="0072139C"/>
    <w:rsid w:val="00721EE0"/>
    <w:rsid w:val="007222C8"/>
    <w:rsid w:val="00723A6D"/>
    <w:rsid w:val="00723ECB"/>
    <w:rsid w:val="00724617"/>
    <w:rsid w:val="00724EFF"/>
    <w:rsid w:val="00725183"/>
    <w:rsid w:val="00725606"/>
    <w:rsid w:val="00725B70"/>
    <w:rsid w:val="007261B1"/>
    <w:rsid w:val="00726949"/>
    <w:rsid w:val="0072699A"/>
    <w:rsid w:val="0072789B"/>
    <w:rsid w:val="00730956"/>
    <w:rsid w:val="0073109B"/>
    <w:rsid w:val="0073249F"/>
    <w:rsid w:val="00733735"/>
    <w:rsid w:val="00736B92"/>
    <w:rsid w:val="00737478"/>
    <w:rsid w:val="00737A95"/>
    <w:rsid w:val="00737B71"/>
    <w:rsid w:val="00740006"/>
    <w:rsid w:val="00740088"/>
    <w:rsid w:val="00740AAE"/>
    <w:rsid w:val="00741B0C"/>
    <w:rsid w:val="00741C47"/>
    <w:rsid w:val="0074235C"/>
    <w:rsid w:val="00743DEC"/>
    <w:rsid w:val="00744915"/>
    <w:rsid w:val="00744F81"/>
    <w:rsid w:val="00746D67"/>
    <w:rsid w:val="00747550"/>
    <w:rsid w:val="00750DBC"/>
    <w:rsid w:val="00751FF2"/>
    <w:rsid w:val="0075239B"/>
    <w:rsid w:val="00752441"/>
    <w:rsid w:val="00753465"/>
    <w:rsid w:val="00753A58"/>
    <w:rsid w:val="00753FD9"/>
    <w:rsid w:val="00754453"/>
    <w:rsid w:val="00755E67"/>
    <w:rsid w:val="00756035"/>
    <w:rsid w:val="00757838"/>
    <w:rsid w:val="007614CA"/>
    <w:rsid w:val="00761C63"/>
    <w:rsid w:val="00762822"/>
    <w:rsid w:val="00762B75"/>
    <w:rsid w:val="0076383D"/>
    <w:rsid w:val="00763EDC"/>
    <w:rsid w:val="00764EB3"/>
    <w:rsid w:val="00765816"/>
    <w:rsid w:val="00765ADA"/>
    <w:rsid w:val="00766822"/>
    <w:rsid w:val="00767BB0"/>
    <w:rsid w:val="00767F56"/>
    <w:rsid w:val="00767F68"/>
    <w:rsid w:val="00771EBB"/>
    <w:rsid w:val="007728DF"/>
    <w:rsid w:val="00774371"/>
    <w:rsid w:val="0077467F"/>
    <w:rsid w:val="00774E36"/>
    <w:rsid w:val="00780BDF"/>
    <w:rsid w:val="00780D60"/>
    <w:rsid w:val="007820FE"/>
    <w:rsid w:val="00782716"/>
    <w:rsid w:val="00783903"/>
    <w:rsid w:val="00784793"/>
    <w:rsid w:val="007864C0"/>
    <w:rsid w:val="00786C4A"/>
    <w:rsid w:val="007870D0"/>
    <w:rsid w:val="0078778E"/>
    <w:rsid w:val="00792615"/>
    <w:rsid w:val="00793269"/>
    <w:rsid w:val="007941E4"/>
    <w:rsid w:val="007946B4"/>
    <w:rsid w:val="00794E37"/>
    <w:rsid w:val="00795335"/>
    <w:rsid w:val="0079566E"/>
    <w:rsid w:val="00796510"/>
    <w:rsid w:val="00796602"/>
    <w:rsid w:val="007966CC"/>
    <w:rsid w:val="00796EBE"/>
    <w:rsid w:val="00797199"/>
    <w:rsid w:val="007A130C"/>
    <w:rsid w:val="007A1FD8"/>
    <w:rsid w:val="007A2639"/>
    <w:rsid w:val="007A2A11"/>
    <w:rsid w:val="007A2C2B"/>
    <w:rsid w:val="007A49EF"/>
    <w:rsid w:val="007A61E4"/>
    <w:rsid w:val="007A741E"/>
    <w:rsid w:val="007B19A6"/>
    <w:rsid w:val="007B21FF"/>
    <w:rsid w:val="007B23D1"/>
    <w:rsid w:val="007B29DD"/>
    <w:rsid w:val="007B2C0F"/>
    <w:rsid w:val="007B3A27"/>
    <w:rsid w:val="007B416C"/>
    <w:rsid w:val="007B444B"/>
    <w:rsid w:val="007B5BF9"/>
    <w:rsid w:val="007B5FE7"/>
    <w:rsid w:val="007B6328"/>
    <w:rsid w:val="007B6CD0"/>
    <w:rsid w:val="007B7200"/>
    <w:rsid w:val="007B76C0"/>
    <w:rsid w:val="007C09D3"/>
    <w:rsid w:val="007C1ED0"/>
    <w:rsid w:val="007C2B41"/>
    <w:rsid w:val="007C5031"/>
    <w:rsid w:val="007C53EC"/>
    <w:rsid w:val="007C565C"/>
    <w:rsid w:val="007C749E"/>
    <w:rsid w:val="007C7E8E"/>
    <w:rsid w:val="007D0BA9"/>
    <w:rsid w:val="007D1812"/>
    <w:rsid w:val="007D261A"/>
    <w:rsid w:val="007D50D1"/>
    <w:rsid w:val="007D7400"/>
    <w:rsid w:val="007D785B"/>
    <w:rsid w:val="007D7DF4"/>
    <w:rsid w:val="007E0F10"/>
    <w:rsid w:val="007E18AE"/>
    <w:rsid w:val="007E352D"/>
    <w:rsid w:val="007E4311"/>
    <w:rsid w:val="007E505A"/>
    <w:rsid w:val="007E57CA"/>
    <w:rsid w:val="007E5EE8"/>
    <w:rsid w:val="007E755B"/>
    <w:rsid w:val="007F17B3"/>
    <w:rsid w:val="007F182C"/>
    <w:rsid w:val="007F1996"/>
    <w:rsid w:val="007F1A52"/>
    <w:rsid w:val="007F1D11"/>
    <w:rsid w:val="007F237E"/>
    <w:rsid w:val="007F2EF6"/>
    <w:rsid w:val="007F3553"/>
    <w:rsid w:val="007F38E0"/>
    <w:rsid w:val="007F3D57"/>
    <w:rsid w:val="007F3F28"/>
    <w:rsid w:val="007F411D"/>
    <w:rsid w:val="007F64F0"/>
    <w:rsid w:val="007F7F4F"/>
    <w:rsid w:val="0080028D"/>
    <w:rsid w:val="0080039E"/>
    <w:rsid w:val="008014BC"/>
    <w:rsid w:val="00801F90"/>
    <w:rsid w:val="0080313D"/>
    <w:rsid w:val="00804890"/>
    <w:rsid w:val="0080696B"/>
    <w:rsid w:val="008071D0"/>
    <w:rsid w:val="0080736D"/>
    <w:rsid w:val="00810856"/>
    <w:rsid w:val="008115F7"/>
    <w:rsid w:val="0081314F"/>
    <w:rsid w:val="008133A0"/>
    <w:rsid w:val="00813F1A"/>
    <w:rsid w:val="00814571"/>
    <w:rsid w:val="008159A6"/>
    <w:rsid w:val="00815F58"/>
    <w:rsid w:val="00816350"/>
    <w:rsid w:val="0081674C"/>
    <w:rsid w:val="00816E19"/>
    <w:rsid w:val="008174EA"/>
    <w:rsid w:val="00817747"/>
    <w:rsid w:val="00817A0D"/>
    <w:rsid w:val="00820346"/>
    <w:rsid w:val="00820F59"/>
    <w:rsid w:val="008214B5"/>
    <w:rsid w:val="00823C12"/>
    <w:rsid w:val="008243C0"/>
    <w:rsid w:val="00824BC4"/>
    <w:rsid w:val="0082644B"/>
    <w:rsid w:val="00826FE1"/>
    <w:rsid w:val="00827801"/>
    <w:rsid w:val="00830652"/>
    <w:rsid w:val="00830CA9"/>
    <w:rsid w:val="008323B7"/>
    <w:rsid w:val="0083445E"/>
    <w:rsid w:val="00834E53"/>
    <w:rsid w:val="00834FED"/>
    <w:rsid w:val="00836084"/>
    <w:rsid w:val="00836F18"/>
    <w:rsid w:val="00837A24"/>
    <w:rsid w:val="00837E8B"/>
    <w:rsid w:val="0084040D"/>
    <w:rsid w:val="0084095A"/>
    <w:rsid w:val="0084157C"/>
    <w:rsid w:val="00842AE9"/>
    <w:rsid w:val="00843A74"/>
    <w:rsid w:val="00844F04"/>
    <w:rsid w:val="008465AF"/>
    <w:rsid w:val="00847227"/>
    <w:rsid w:val="00850319"/>
    <w:rsid w:val="00850884"/>
    <w:rsid w:val="00851EAD"/>
    <w:rsid w:val="0085389B"/>
    <w:rsid w:val="0085421A"/>
    <w:rsid w:val="008545EC"/>
    <w:rsid w:val="00854ED4"/>
    <w:rsid w:val="0085565B"/>
    <w:rsid w:val="008557CC"/>
    <w:rsid w:val="0085632C"/>
    <w:rsid w:val="00856BD0"/>
    <w:rsid w:val="00856BF3"/>
    <w:rsid w:val="00856D7D"/>
    <w:rsid w:val="00856ECC"/>
    <w:rsid w:val="00860403"/>
    <w:rsid w:val="008621A3"/>
    <w:rsid w:val="008625CD"/>
    <w:rsid w:val="008636B0"/>
    <w:rsid w:val="0086582A"/>
    <w:rsid w:val="008660A6"/>
    <w:rsid w:val="00866249"/>
    <w:rsid w:val="0086636D"/>
    <w:rsid w:val="00866458"/>
    <w:rsid w:val="00866EF1"/>
    <w:rsid w:val="00867776"/>
    <w:rsid w:val="00867E88"/>
    <w:rsid w:val="00870306"/>
    <w:rsid w:val="00870A45"/>
    <w:rsid w:val="00871B3D"/>
    <w:rsid w:val="00872381"/>
    <w:rsid w:val="00872A6D"/>
    <w:rsid w:val="00874B53"/>
    <w:rsid w:val="00874C1D"/>
    <w:rsid w:val="00874F91"/>
    <w:rsid w:val="008773E5"/>
    <w:rsid w:val="0087794C"/>
    <w:rsid w:val="00884056"/>
    <w:rsid w:val="00884FC6"/>
    <w:rsid w:val="00885B24"/>
    <w:rsid w:val="008873A5"/>
    <w:rsid w:val="00887C1A"/>
    <w:rsid w:val="00887F9D"/>
    <w:rsid w:val="008901E8"/>
    <w:rsid w:val="00891889"/>
    <w:rsid w:val="00891D1E"/>
    <w:rsid w:val="00892DF1"/>
    <w:rsid w:val="0089349B"/>
    <w:rsid w:val="008940D6"/>
    <w:rsid w:val="00894251"/>
    <w:rsid w:val="00895681"/>
    <w:rsid w:val="008959F2"/>
    <w:rsid w:val="0089611F"/>
    <w:rsid w:val="00896CCC"/>
    <w:rsid w:val="00897FB5"/>
    <w:rsid w:val="008A069B"/>
    <w:rsid w:val="008A1CFD"/>
    <w:rsid w:val="008A308C"/>
    <w:rsid w:val="008A48D2"/>
    <w:rsid w:val="008A5B7E"/>
    <w:rsid w:val="008B2FD4"/>
    <w:rsid w:val="008B3830"/>
    <w:rsid w:val="008B4E87"/>
    <w:rsid w:val="008B61D7"/>
    <w:rsid w:val="008B7271"/>
    <w:rsid w:val="008C0FBE"/>
    <w:rsid w:val="008C0FCB"/>
    <w:rsid w:val="008C2AF3"/>
    <w:rsid w:val="008C317B"/>
    <w:rsid w:val="008C38B7"/>
    <w:rsid w:val="008C3A8F"/>
    <w:rsid w:val="008C3D0C"/>
    <w:rsid w:val="008C3FF5"/>
    <w:rsid w:val="008C4892"/>
    <w:rsid w:val="008C59C2"/>
    <w:rsid w:val="008C64FB"/>
    <w:rsid w:val="008D027E"/>
    <w:rsid w:val="008D082D"/>
    <w:rsid w:val="008D1295"/>
    <w:rsid w:val="008D1959"/>
    <w:rsid w:val="008D322B"/>
    <w:rsid w:val="008D3B22"/>
    <w:rsid w:val="008D58BE"/>
    <w:rsid w:val="008D59F6"/>
    <w:rsid w:val="008D793B"/>
    <w:rsid w:val="008D7A89"/>
    <w:rsid w:val="008E0E44"/>
    <w:rsid w:val="008E2386"/>
    <w:rsid w:val="008E26DA"/>
    <w:rsid w:val="008E284A"/>
    <w:rsid w:val="008E351D"/>
    <w:rsid w:val="008E3D6F"/>
    <w:rsid w:val="008E4998"/>
    <w:rsid w:val="008E4D4C"/>
    <w:rsid w:val="008E4F0C"/>
    <w:rsid w:val="008E6842"/>
    <w:rsid w:val="008E6B92"/>
    <w:rsid w:val="008E70F1"/>
    <w:rsid w:val="008E72D7"/>
    <w:rsid w:val="008E72F2"/>
    <w:rsid w:val="008F0530"/>
    <w:rsid w:val="008F1477"/>
    <w:rsid w:val="008F18A7"/>
    <w:rsid w:val="008F1D3B"/>
    <w:rsid w:val="008F1EE5"/>
    <w:rsid w:val="008F228E"/>
    <w:rsid w:val="008F2B2F"/>
    <w:rsid w:val="008F2D4C"/>
    <w:rsid w:val="008F38EE"/>
    <w:rsid w:val="008F39AD"/>
    <w:rsid w:val="008F413B"/>
    <w:rsid w:val="008F42E9"/>
    <w:rsid w:val="008F4A62"/>
    <w:rsid w:val="009001EA"/>
    <w:rsid w:val="0090091C"/>
    <w:rsid w:val="00900EC5"/>
    <w:rsid w:val="0090133B"/>
    <w:rsid w:val="00901FB7"/>
    <w:rsid w:val="009021CD"/>
    <w:rsid w:val="00902235"/>
    <w:rsid w:val="00902987"/>
    <w:rsid w:val="00903577"/>
    <w:rsid w:val="00903F6A"/>
    <w:rsid w:val="00910222"/>
    <w:rsid w:val="009107DC"/>
    <w:rsid w:val="00910ED8"/>
    <w:rsid w:val="0091186B"/>
    <w:rsid w:val="009124BE"/>
    <w:rsid w:val="00913CF5"/>
    <w:rsid w:val="00913F7E"/>
    <w:rsid w:val="0091542A"/>
    <w:rsid w:val="00915DF5"/>
    <w:rsid w:val="00916811"/>
    <w:rsid w:val="00916D24"/>
    <w:rsid w:val="00917C9F"/>
    <w:rsid w:val="009219CD"/>
    <w:rsid w:val="009220F1"/>
    <w:rsid w:val="0092290C"/>
    <w:rsid w:val="009237C3"/>
    <w:rsid w:val="00924989"/>
    <w:rsid w:val="00924C17"/>
    <w:rsid w:val="0092624C"/>
    <w:rsid w:val="009268A4"/>
    <w:rsid w:val="00926F10"/>
    <w:rsid w:val="00927A9E"/>
    <w:rsid w:val="009309FA"/>
    <w:rsid w:val="00931998"/>
    <w:rsid w:val="00931E05"/>
    <w:rsid w:val="00933BE3"/>
    <w:rsid w:val="00934C80"/>
    <w:rsid w:val="009354D0"/>
    <w:rsid w:val="009355F7"/>
    <w:rsid w:val="00935853"/>
    <w:rsid w:val="00935F55"/>
    <w:rsid w:val="009374B8"/>
    <w:rsid w:val="00937BB3"/>
    <w:rsid w:val="00940206"/>
    <w:rsid w:val="00940603"/>
    <w:rsid w:val="00940BE7"/>
    <w:rsid w:val="009418E1"/>
    <w:rsid w:val="00942CB9"/>
    <w:rsid w:val="00943444"/>
    <w:rsid w:val="00943895"/>
    <w:rsid w:val="00944160"/>
    <w:rsid w:val="00944677"/>
    <w:rsid w:val="00946302"/>
    <w:rsid w:val="00946FD5"/>
    <w:rsid w:val="00950759"/>
    <w:rsid w:val="00950F1D"/>
    <w:rsid w:val="00951942"/>
    <w:rsid w:val="00951978"/>
    <w:rsid w:val="009535C9"/>
    <w:rsid w:val="00953A2A"/>
    <w:rsid w:val="009544F6"/>
    <w:rsid w:val="0095467A"/>
    <w:rsid w:val="00954B7A"/>
    <w:rsid w:val="0095563F"/>
    <w:rsid w:val="00955D59"/>
    <w:rsid w:val="00956D48"/>
    <w:rsid w:val="00956FD1"/>
    <w:rsid w:val="00957144"/>
    <w:rsid w:val="00957A18"/>
    <w:rsid w:val="00957E67"/>
    <w:rsid w:val="009601D0"/>
    <w:rsid w:val="00960B77"/>
    <w:rsid w:val="00960C72"/>
    <w:rsid w:val="009619FF"/>
    <w:rsid w:val="00961CB4"/>
    <w:rsid w:val="00962B76"/>
    <w:rsid w:val="009641C0"/>
    <w:rsid w:val="009643A3"/>
    <w:rsid w:val="0096482F"/>
    <w:rsid w:val="00966743"/>
    <w:rsid w:val="00972444"/>
    <w:rsid w:val="0097342E"/>
    <w:rsid w:val="009747BF"/>
    <w:rsid w:val="00974DA9"/>
    <w:rsid w:val="0097505C"/>
    <w:rsid w:val="00975323"/>
    <w:rsid w:val="00977BFF"/>
    <w:rsid w:val="00980FD1"/>
    <w:rsid w:val="00982F51"/>
    <w:rsid w:val="00983502"/>
    <w:rsid w:val="009838BC"/>
    <w:rsid w:val="00983A92"/>
    <w:rsid w:val="00983C6A"/>
    <w:rsid w:val="0098609D"/>
    <w:rsid w:val="009860A7"/>
    <w:rsid w:val="00986ECA"/>
    <w:rsid w:val="009873C1"/>
    <w:rsid w:val="0099135E"/>
    <w:rsid w:val="0099245A"/>
    <w:rsid w:val="00993B00"/>
    <w:rsid w:val="00994699"/>
    <w:rsid w:val="00994C39"/>
    <w:rsid w:val="00995617"/>
    <w:rsid w:val="00995E6A"/>
    <w:rsid w:val="00997345"/>
    <w:rsid w:val="009977D2"/>
    <w:rsid w:val="0099783D"/>
    <w:rsid w:val="009A321E"/>
    <w:rsid w:val="009A492D"/>
    <w:rsid w:val="009A4FA6"/>
    <w:rsid w:val="009A78D2"/>
    <w:rsid w:val="009A7A10"/>
    <w:rsid w:val="009A7BE8"/>
    <w:rsid w:val="009B029E"/>
    <w:rsid w:val="009B083D"/>
    <w:rsid w:val="009B15D6"/>
    <w:rsid w:val="009B1B7F"/>
    <w:rsid w:val="009B2B45"/>
    <w:rsid w:val="009B3099"/>
    <w:rsid w:val="009B35D3"/>
    <w:rsid w:val="009B4A73"/>
    <w:rsid w:val="009B50E1"/>
    <w:rsid w:val="009B6918"/>
    <w:rsid w:val="009B6BCD"/>
    <w:rsid w:val="009C3430"/>
    <w:rsid w:val="009C35D8"/>
    <w:rsid w:val="009C49AA"/>
    <w:rsid w:val="009C4D2B"/>
    <w:rsid w:val="009C56F5"/>
    <w:rsid w:val="009C7030"/>
    <w:rsid w:val="009C727F"/>
    <w:rsid w:val="009C7432"/>
    <w:rsid w:val="009C74BF"/>
    <w:rsid w:val="009D01EF"/>
    <w:rsid w:val="009D0679"/>
    <w:rsid w:val="009D08A8"/>
    <w:rsid w:val="009D128F"/>
    <w:rsid w:val="009D13D0"/>
    <w:rsid w:val="009D17EB"/>
    <w:rsid w:val="009D1CB5"/>
    <w:rsid w:val="009D26FD"/>
    <w:rsid w:val="009D3BF5"/>
    <w:rsid w:val="009D44AE"/>
    <w:rsid w:val="009D4561"/>
    <w:rsid w:val="009D4A16"/>
    <w:rsid w:val="009D56C9"/>
    <w:rsid w:val="009D6184"/>
    <w:rsid w:val="009D64D4"/>
    <w:rsid w:val="009D6A58"/>
    <w:rsid w:val="009D6C80"/>
    <w:rsid w:val="009D7019"/>
    <w:rsid w:val="009D71D1"/>
    <w:rsid w:val="009D7CEC"/>
    <w:rsid w:val="009D7ED8"/>
    <w:rsid w:val="009E0426"/>
    <w:rsid w:val="009E2123"/>
    <w:rsid w:val="009E23A7"/>
    <w:rsid w:val="009E2439"/>
    <w:rsid w:val="009E3152"/>
    <w:rsid w:val="009E34B9"/>
    <w:rsid w:val="009E368A"/>
    <w:rsid w:val="009E5852"/>
    <w:rsid w:val="009E701C"/>
    <w:rsid w:val="009E71DF"/>
    <w:rsid w:val="009E7C3E"/>
    <w:rsid w:val="009F28F4"/>
    <w:rsid w:val="009F2F71"/>
    <w:rsid w:val="009F3C7D"/>
    <w:rsid w:val="009F4F25"/>
    <w:rsid w:val="009F6772"/>
    <w:rsid w:val="009F6A09"/>
    <w:rsid w:val="009F6F52"/>
    <w:rsid w:val="009F7058"/>
    <w:rsid w:val="009F7E85"/>
    <w:rsid w:val="00A00214"/>
    <w:rsid w:val="00A008C3"/>
    <w:rsid w:val="00A009AC"/>
    <w:rsid w:val="00A01A1B"/>
    <w:rsid w:val="00A02FBD"/>
    <w:rsid w:val="00A03053"/>
    <w:rsid w:val="00A0398E"/>
    <w:rsid w:val="00A039FD"/>
    <w:rsid w:val="00A04B97"/>
    <w:rsid w:val="00A04EB4"/>
    <w:rsid w:val="00A07191"/>
    <w:rsid w:val="00A07F8D"/>
    <w:rsid w:val="00A10E97"/>
    <w:rsid w:val="00A1207C"/>
    <w:rsid w:val="00A127AF"/>
    <w:rsid w:val="00A143A8"/>
    <w:rsid w:val="00A148E9"/>
    <w:rsid w:val="00A14B1D"/>
    <w:rsid w:val="00A163F9"/>
    <w:rsid w:val="00A16D01"/>
    <w:rsid w:val="00A17481"/>
    <w:rsid w:val="00A204A1"/>
    <w:rsid w:val="00A20AB4"/>
    <w:rsid w:val="00A20FD1"/>
    <w:rsid w:val="00A2122A"/>
    <w:rsid w:val="00A24AD4"/>
    <w:rsid w:val="00A25980"/>
    <w:rsid w:val="00A31017"/>
    <w:rsid w:val="00A33214"/>
    <w:rsid w:val="00A35692"/>
    <w:rsid w:val="00A35AC7"/>
    <w:rsid w:val="00A362E4"/>
    <w:rsid w:val="00A36B88"/>
    <w:rsid w:val="00A36CD0"/>
    <w:rsid w:val="00A3775F"/>
    <w:rsid w:val="00A4056A"/>
    <w:rsid w:val="00A41582"/>
    <w:rsid w:val="00A41AA6"/>
    <w:rsid w:val="00A4268F"/>
    <w:rsid w:val="00A4310C"/>
    <w:rsid w:val="00A433DF"/>
    <w:rsid w:val="00A43D48"/>
    <w:rsid w:val="00A44259"/>
    <w:rsid w:val="00A45E5C"/>
    <w:rsid w:val="00A46817"/>
    <w:rsid w:val="00A46E5D"/>
    <w:rsid w:val="00A47061"/>
    <w:rsid w:val="00A473B5"/>
    <w:rsid w:val="00A476CB"/>
    <w:rsid w:val="00A50687"/>
    <w:rsid w:val="00A52051"/>
    <w:rsid w:val="00A5237B"/>
    <w:rsid w:val="00A53864"/>
    <w:rsid w:val="00A53982"/>
    <w:rsid w:val="00A53B90"/>
    <w:rsid w:val="00A542E3"/>
    <w:rsid w:val="00A552BD"/>
    <w:rsid w:val="00A572C7"/>
    <w:rsid w:val="00A600A8"/>
    <w:rsid w:val="00A6021E"/>
    <w:rsid w:val="00A60AA0"/>
    <w:rsid w:val="00A61341"/>
    <w:rsid w:val="00A64BD8"/>
    <w:rsid w:val="00A655D3"/>
    <w:rsid w:val="00A65D69"/>
    <w:rsid w:val="00A65EBD"/>
    <w:rsid w:val="00A66160"/>
    <w:rsid w:val="00A67CFE"/>
    <w:rsid w:val="00A702FF"/>
    <w:rsid w:val="00A709F6"/>
    <w:rsid w:val="00A71882"/>
    <w:rsid w:val="00A7334D"/>
    <w:rsid w:val="00A734EF"/>
    <w:rsid w:val="00A73924"/>
    <w:rsid w:val="00A7407E"/>
    <w:rsid w:val="00A74CA7"/>
    <w:rsid w:val="00A7528E"/>
    <w:rsid w:val="00A75978"/>
    <w:rsid w:val="00A76341"/>
    <w:rsid w:val="00A7655B"/>
    <w:rsid w:val="00A800FA"/>
    <w:rsid w:val="00A808F7"/>
    <w:rsid w:val="00A81839"/>
    <w:rsid w:val="00A82A96"/>
    <w:rsid w:val="00A82E6A"/>
    <w:rsid w:val="00A8331A"/>
    <w:rsid w:val="00A836C7"/>
    <w:rsid w:val="00A84D75"/>
    <w:rsid w:val="00A84EC8"/>
    <w:rsid w:val="00A85C3B"/>
    <w:rsid w:val="00A85F5D"/>
    <w:rsid w:val="00A85FFD"/>
    <w:rsid w:val="00A8600C"/>
    <w:rsid w:val="00A862C1"/>
    <w:rsid w:val="00A87184"/>
    <w:rsid w:val="00A90B16"/>
    <w:rsid w:val="00A91737"/>
    <w:rsid w:val="00A91B1D"/>
    <w:rsid w:val="00A92599"/>
    <w:rsid w:val="00A929DC"/>
    <w:rsid w:val="00A934CC"/>
    <w:rsid w:val="00A9588F"/>
    <w:rsid w:val="00A95963"/>
    <w:rsid w:val="00A96B1B"/>
    <w:rsid w:val="00A9767C"/>
    <w:rsid w:val="00A9773F"/>
    <w:rsid w:val="00AA1603"/>
    <w:rsid w:val="00AA22F7"/>
    <w:rsid w:val="00AA2445"/>
    <w:rsid w:val="00AA2C07"/>
    <w:rsid w:val="00AA34A7"/>
    <w:rsid w:val="00AA34E5"/>
    <w:rsid w:val="00AA3AD8"/>
    <w:rsid w:val="00AA4D86"/>
    <w:rsid w:val="00AA5D65"/>
    <w:rsid w:val="00AA6093"/>
    <w:rsid w:val="00AA6861"/>
    <w:rsid w:val="00AA7E43"/>
    <w:rsid w:val="00AB101C"/>
    <w:rsid w:val="00AB19E0"/>
    <w:rsid w:val="00AB3125"/>
    <w:rsid w:val="00AB3C58"/>
    <w:rsid w:val="00AB4E87"/>
    <w:rsid w:val="00AB527A"/>
    <w:rsid w:val="00AB5DC2"/>
    <w:rsid w:val="00AB6362"/>
    <w:rsid w:val="00AB75AD"/>
    <w:rsid w:val="00AC17CA"/>
    <w:rsid w:val="00AC25C1"/>
    <w:rsid w:val="00AC3930"/>
    <w:rsid w:val="00AC39F9"/>
    <w:rsid w:val="00AC52C5"/>
    <w:rsid w:val="00AC5EF5"/>
    <w:rsid w:val="00AC61CA"/>
    <w:rsid w:val="00AC6BE0"/>
    <w:rsid w:val="00AC6FCF"/>
    <w:rsid w:val="00AC710A"/>
    <w:rsid w:val="00AD05C7"/>
    <w:rsid w:val="00AD1E5E"/>
    <w:rsid w:val="00AD4871"/>
    <w:rsid w:val="00AD536B"/>
    <w:rsid w:val="00AD708D"/>
    <w:rsid w:val="00AD74DA"/>
    <w:rsid w:val="00AE051F"/>
    <w:rsid w:val="00AE1AE1"/>
    <w:rsid w:val="00AE2349"/>
    <w:rsid w:val="00AE2631"/>
    <w:rsid w:val="00AE32F2"/>
    <w:rsid w:val="00AE4243"/>
    <w:rsid w:val="00AF0017"/>
    <w:rsid w:val="00AF084E"/>
    <w:rsid w:val="00AF1160"/>
    <w:rsid w:val="00AF2A74"/>
    <w:rsid w:val="00AF2B77"/>
    <w:rsid w:val="00AF4D04"/>
    <w:rsid w:val="00AF5349"/>
    <w:rsid w:val="00AF56AA"/>
    <w:rsid w:val="00AF5906"/>
    <w:rsid w:val="00AF7F44"/>
    <w:rsid w:val="00B01120"/>
    <w:rsid w:val="00B02302"/>
    <w:rsid w:val="00B0274A"/>
    <w:rsid w:val="00B033D1"/>
    <w:rsid w:val="00B05B99"/>
    <w:rsid w:val="00B05E41"/>
    <w:rsid w:val="00B0633D"/>
    <w:rsid w:val="00B06511"/>
    <w:rsid w:val="00B10D1C"/>
    <w:rsid w:val="00B10DF3"/>
    <w:rsid w:val="00B11547"/>
    <w:rsid w:val="00B11A57"/>
    <w:rsid w:val="00B1230A"/>
    <w:rsid w:val="00B13C00"/>
    <w:rsid w:val="00B14132"/>
    <w:rsid w:val="00B149D2"/>
    <w:rsid w:val="00B159AA"/>
    <w:rsid w:val="00B15B6D"/>
    <w:rsid w:val="00B15F23"/>
    <w:rsid w:val="00B1733A"/>
    <w:rsid w:val="00B17509"/>
    <w:rsid w:val="00B17B1B"/>
    <w:rsid w:val="00B17FCC"/>
    <w:rsid w:val="00B20708"/>
    <w:rsid w:val="00B20B52"/>
    <w:rsid w:val="00B212BE"/>
    <w:rsid w:val="00B21D43"/>
    <w:rsid w:val="00B23094"/>
    <w:rsid w:val="00B230EA"/>
    <w:rsid w:val="00B232A8"/>
    <w:rsid w:val="00B2426D"/>
    <w:rsid w:val="00B251EA"/>
    <w:rsid w:val="00B27E7E"/>
    <w:rsid w:val="00B30198"/>
    <w:rsid w:val="00B305DE"/>
    <w:rsid w:val="00B30CBA"/>
    <w:rsid w:val="00B31641"/>
    <w:rsid w:val="00B31ED8"/>
    <w:rsid w:val="00B32502"/>
    <w:rsid w:val="00B32DC6"/>
    <w:rsid w:val="00B32DEF"/>
    <w:rsid w:val="00B333E8"/>
    <w:rsid w:val="00B34046"/>
    <w:rsid w:val="00B3487A"/>
    <w:rsid w:val="00B34F39"/>
    <w:rsid w:val="00B35177"/>
    <w:rsid w:val="00B41326"/>
    <w:rsid w:val="00B4204C"/>
    <w:rsid w:val="00B434AE"/>
    <w:rsid w:val="00B44DF3"/>
    <w:rsid w:val="00B456B0"/>
    <w:rsid w:val="00B45AB6"/>
    <w:rsid w:val="00B45FB7"/>
    <w:rsid w:val="00B46150"/>
    <w:rsid w:val="00B46184"/>
    <w:rsid w:val="00B46CA6"/>
    <w:rsid w:val="00B50467"/>
    <w:rsid w:val="00B509EB"/>
    <w:rsid w:val="00B51E55"/>
    <w:rsid w:val="00B53795"/>
    <w:rsid w:val="00B54188"/>
    <w:rsid w:val="00B551E3"/>
    <w:rsid w:val="00B55B5D"/>
    <w:rsid w:val="00B56B3B"/>
    <w:rsid w:val="00B579FD"/>
    <w:rsid w:val="00B57E47"/>
    <w:rsid w:val="00B62D09"/>
    <w:rsid w:val="00B62EF3"/>
    <w:rsid w:val="00B658C6"/>
    <w:rsid w:val="00B65EC7"/>
    <w:rsid w:val="00B66D03"/>
    <w:rsid w:val="00B67BA6"/>
    <w:rsid w:val="00B70054"/>
    <w:rsid w:val="00B7048D"/>
    <w:rsid w:val="00B71B94"/>
    <w:rsid w:val="00B71C21"/>
    <w:rsid w:val="00B73B2D"/>
    <w:rsid w:val="00B746E0"/>
    <w:rsid w:val="00B74B28"/>
    <w:rsid w:val="00B74EFA"/>
    <w:rsid w:val="00B75B34"/>
    <w:rsid w:val="00B76125"/>
    <w:rsid w:val="00B77C09"/>
    <w:rsid w:val="00B77CC1"/>
    <w:rsid w:val="00B77DA8"/>
    <w:rsid w:val="00B81150"/>
    <w:rsid w:val="00B82A9E"/>
    <w:rsid w:val="00B83506"/>
    <w:rsid w:val="00B84B04"/>
    <w:rsid w:val="00B866D2"/>
    <w:rsid w:val="00B867E1"/>
    <w:rsid w:val="00B872AA"/>
    <w:rsid w:val="00B907EB"/>
    <w:rsid w:val="00B92693"/>
    <w:rsid w:val="00B93046"/>
    <w:rsid w:val="00B93058"/>
    <w:rsid w:val="00B93773"/>
    <w:rsid w:val="00B93C2C"/>
    <w:rsid w:val="00B949AA"/>
    <w:rsid w:val="00B95381"/>
    <w:rsid w:val="00B97D51"/>
    <w:rsid w:val="00BA03D9"/>
    <w:rsid w:val="00BA04CC"/>
    <w:rsid w:val="00BA148A"/>
    <w:rsid w:val="00BA42D7"/>
    <w:rsid w:val="00BA48A8"/>
    <w:rsid w:val="00BA49CF"/>
    <w:rsid w:val="00BA559C"/>
    <w:rsid w:val="00BA687B"/>
    <w:rsid w:val="00BB0D21"/>
    <w:rsid w:val="00BB1509"/>
    <w:rsid w:val="00BB2AD0"/>
    <w:rsid w:val="00BB2E5C"/>
    <w:rsid w:val="00BB34E4"/>
    <w:rsid w:val="00BB3C96"/>
    <w:rsid w:val="00BB5FA0"/>
    <w:rsid w:val="00BB663F"/>
    <w:rsid w:val="00BB7069"/>
    <w:rsid w:val="00BB7120"/>
    <w:rsid w:val="00BC1380"/>
    <w:rsid w:val="00BC15E0"/>
    <w:rsid w:val="00BC1EB5"/>
    <w:rsid w:val="00BC20ED"/>
    <w:rsid w:val="00BC2E04"/>
    <w:rsid w:val="00BC5422"/>
    <w:rsid w:val="00BC5A1F"/>
    <w:rsid w:val="00BC5F33"/>
    <w:rsid w:val="00BC619B"/>
    <w:rsid w:val="00BC61F6"/>
    <w:rsid w:val="00BC677D"/>
    <w:rsid w:val="00BD2F28"/>
    <w:rsid w:val="00BD2F5D"/>
    <w:rsid w:val="00BD329B"/>
    <w:rsid w:val="00BD3DAC"/>
    <w:rsid w:val="00BD4B4D"/>
    <w:rsid w:val="00BD52AE"/>
    <w:rsid w:val="00BD5E78"/>
    <w:rsid w:val="00BD7D96"/>
    <w:rsid w:val="00BD7F20"/>
    <w:rsid w:val="00BE2094"/>
    <w:rsid w:val="00BE2B62"/>
    <w:rsid w:val="00BE2F15"/>
    <w:rsid w:val="00BE3786"/>
    <w:rsid w:val="00BE4CDC"/>
    <w:rsid w:val="00BE5313"/>
    <w:rsid w:val="00BE57B4"/>
    <w:rsid w:val="00BE5B59"/>
    <w:rsid w:val="00BE5D77"/>
    <w:rsid w:val="00BE5EE9"/>
    <w:rsid w:val="00BE7332"/>
    <w:rsid w:val="00BE7D3B"/>
    <w:rsid w:val="00BF0C7B"/>
    <w:rsid w:val="00BF249B"/>
    <w:rsid w:val="00BF285F"/>
    <w:rsid w:val="00BF2C94"/>
    <w:rsid w:val="00BF374B"/>
    <w:rsid w:val="00BF3EC2"/>
    <w:rsid w:val="00BF4D02"/>
    <w:rsid w:val="00BF5B66"/>
    <w:rsid w:val="00BF6092"/>
    <w:rsid w:val="00BF769D"/>
    <w:rsid w:val="00C012D5"/>
    <w:rsid w:val="00C0324A"/>
    <w:rsid w:val="00C043F1"/>
    <w:rsid w:val="00C04686"/>
    <w:rsid w:val="00C046E1"/>
    <w:rsid w:val="00C04770"/>
    <w:rsid w:val="00C052C8"/>
    <w:rsid w:val="00C054D9"/>
    <w:rsid w:val="00C05571"/>
    <w:rsid w:val="00C05C77"/>
    <w:rsid w:val="00C05D8E"/>
    <w:rsid w:val="00C063FA"/>
    <w:rsid w:val="00C0793F"/>
    <w:rsid w:val="00C1033F"/>
    <w:rsid w:val="00C108D2"/>
    <w:rsid w:val="00C108FE"/>
    <w:rsid w:val="00C109C5"/>
    <w:rsid w:val="00C117D4"/>
    <w:rsid w:val="00C13F01"/>
    <w:rsid w:val="00C1411F"/>
    <w:rsid w:val="00C14AD5"/>
    <w:rsid w:val="00C1538E"/>
    <w:rsid w:val="00C15A6A"/>
    <w:rsid w:val="00C1620C"/>
    <w:rsid w:val="00C17B3A"/>
    <w:rsid w:val="00C17C3A"/>
    <w:rsid w:val="00C21F25"/>
    <w:rsid w:val="00C233E2"/>
    <w:rsid w:val="00C24554"/>
    <w:rsid w:val="00C2709F"/>
    <w:rsid w:val="00C27202"/>
    <w:rsid w:val="00C27BE9"/>
    <w:rsid w:val="00C3094F"/>
    <w:rsid w:val="00C30B4C"/>
    <w:rsid w:val="00C30C55"/>
    <w:rsid w:val="00C31316"/>
    <w:rsid w:val="00C327C0"/>
    <w:rsid w:val="00C32C6A"/>
    <w:rsid w:val="00C334A3"/>
    <w:rsid w:val="00C35DE4"/>
    <w:rsid w:val="00C36A9B"/>
    <w:rsid w:val="00C36CEB"/>
    <w:rsid w:val="00C37E04"/>
    <w:rsid w:val="00C4033E"/>
    <w:rsid w:val="00C40D9B"/>
    <w:rsid w:val="00C42E1C"/>
    <w:rsid w:val="00C4367F"/>
    <w:rsid w:val="00C439F0"/>
    <w:rsid w:val="00C43CD1"/>
    <w:rsid w:val="00C43E75"/>
    <w:rsid w:val="00C46ECA"/>
    <w:rsid w:val="00C4708D"/>
    <w:rsid w:val="00C4776D"/>
    <w:rsid w:val="00C47E20"/>
    <w:rsid w:val="00C503EF"/>
    <w:rsid w:val="00C513FC"/>
    <w:rsid w:val="00C516D0"/>
    <w:rsid w:val="00C51864"/>
    <w:rsid w:val="00C51DF1"/>
    <w:rsid w:val="00C52FC9"/>
    <w:rsid w:val="00C53F73"/>
    <w:rsid w:val="00C54719"/>
    <w:rsid w:val="00C55211"/>
    <w:rsid w:val="00C554B1"/>
    <w:rsid w:val="00C554E9"/>
    <w:rsid w:val="00C56BBE"/>
    <w:rsid w:val="00C56C56"/>
    <w:rsid w:val="00C5706E"/>
    <w:rsid w:val="00C574EE"/>
    <w:rsid w:val="00C60FBF"/>
    <w:rsid w:val="00C61592"/>
    <w:rsid w:val="00C62965"/>
    <w:rsid w:val="00C62AA7"/>
    <w:rsid w:val="00C63758"/>
    <w:rsid w:val="00C652F5"/>
    <w:rsid w:val="00C6588B"/>
    <w:rsid w:val="00C65CCA"/>
    <w:rsid w:val="00C675D1"/>
    <w:rsid w:val="00C703DC"/>
    <w:rsid w:val="00C7040F"/>
    <w:rsid w:val="00C70A77"/>
    <w:rsid w:val="00C7152A"/>
    <w:rsid w:val="00C7187E"/>
    <w:rsid w:val="00C71AA0"/>
    <w:rsid w:val="00C72D36"/>
    <w:rsid w:val="00C73231"/>
    <w:rsid w:val="00C73A9B"/>
    <w:rsid w:val="00C74183"/>
    <w:rsid w:val="00C742B0"/>
    <w:rsid w:val="00C7477B"/>
    <w:rsid w:val="00C74968"/>
    <w:rsid w:val="00C74F93"/>
    <w:rsid w:val="00C768FB"/>
    <w:rsid w:val="00C76F69"/>
    <w:rsid w:val="00C80285"/>
    <w:rsid w:val="00C802FB"/>
    <w:rsid w:val="00C82EF3"/>
    <w:rsid w:val="00C83725"/>
    <w:rsid w:val="00C83A5E"/>
    <w:rsid w:val="00C84CAD"/>
    <w:rsid w:val="00C85E9E"/>
    <w:rsid w:val="00C8621F"/>
    <w:rsid w:val="00C86A9B"/>
    <w:rsid w:val="00C86D3B"/>
    <w:rsid w:val="00C87CD4"/>
    <w:rsid w:val="00C87EF5"/>
    <w:rsid w:val="00C900F6"/>
    <w:rsid w:val="00C9024A"/>
    <w:rsid w:val="00C90383"/>
    <w:rsid w:val="00C9119F"/>
    <w:rsid w:val="00C919F0"/>
    <w:rsid w:val="00C91EC5"/>
    <w:rsid w:val="00C91F01"/>
    <w:rsid w:val="00C93CC9"/>
    <w:rsid w:val="00C94FD3"/>
    <w:rsid w:val="00C95919"/>
    <w:rsid w:val="00CA1E72"/>
    <w:rsid w:val="00CA2A41"/>
    <w:rsid w:val="00CA31AE"/>
    <w:rsid w:val="00CB0763"/>
    <w:rsid w:val="00CB0DD5"/>
    <w:rsid w:val="00CB14A5"/>
    <w:rsid w:val="00CB1FED"/>
    <w:rsid w:val="00CB2239"/>
    <w:rsid w:val="00CB38E9"/>
    <w:rsid w:val="00CB5EB0"/>
    <w:rsid w:val="00CB64AE"/>
    <w:rsid w:val="00CB6837"/>
    <w:rsid w:val="00CB7B82"/>
    <w:rsid w:val="00CC05F0"/>
    <w:rsid w:val="00CC144C"/>
    <w:rsid w:val="00CC186D"/>
    <w:rsid w:val="00CC187E"/>
    <w:rsid w:val="00CC219B"/>
    <w:rsid w:val="00CC2CC1"/>
    <w:rsid w:val="00CC3C7A"/>
    <w:rsid w:val="00CC51AF"/>
    <w:rsid w:val="00CC5466"/>
    <w:rsid w:val="00CC5DE5"/>
    <w:rsid w:val="00CC6380"/>
    <w:rsid w:val="00CC64F6"/>
    <w:rsid w:val="00CD0343"/>
    <w:rsid w:val="00CD073F"/>
    <w:rsid w:val="00CD103B"/>
    <w:rsid w:val="00CD1318"/>
    <w:rsid w:val="00CD2DF3"/>
    <w:rsid w:val="00CD2F5F"/>
    <w:rsid w:val="00CD44AB"/>
    <w:rsid w:val="00CD6583"/>
    <w:rsid w:val="00CD6ED8"/>
    <w:rsid w:val="00CD7019"/>
    <w:rsid w:val="00CE062F"/>
    <w:rsid w:val="00CE09D0"/>
    <w:rsid w:val="00CE116B"/>
    <w:rsid w:val="00CE1612"/>
    <w:rsid w:val="00CE37C7"/>
    <w:rsid w:val="00CE3AE5"/>
    <w:rsid w:val="00CE5485"/>
    <w:rsid w:val="00CE5CC2"/>
    <w:rsid w:val="00CE5DE8"/>
    <w:rsid w:val="00CE7946"/>
    <w:rsid w:val="00CF0599"/>
    <w:rsid w:val="00CF073D"/>
    <w:rsid w:val="00CF17B8"/>
    <w:rsid w:val="00CF273D"/>
    <w:rsid w:val="00CF2758"/>
    <w:rsid w:val="00CF29E5"/>
    <w:rsid w:val="00CF35A8"/>
    <w:rsid w:val="00CF3747"/>
    <w:rsid w:val="00CF39E0"/>
    <w:rsid w:val="00CF47A3"/>
    <w:rsid w:val="00CF4979"/>
    <w:rsid w:val="00CF4AC9"/>
    <w:rsid w:val="00CF4F91"/>
    <w:rsid w:val="00CF578F"/>
    <w:rsid w:val="00CF58AF"/>
    <w:rsid w:val="00CF7285"/>
    <w:rsid w:val="00CF7483"/>
    <w:rsid w:val="00D0003B"/>
    <w:rsid w:val="00D00E07"/>
    <w:rsid w:val="00D011B6"/>
    <w:rsid w:val="00D05007"/>
    <w:rsid w:val="00D05414"/>
    <w:rsid w:val="00D05719"/>
    <w:rsid w:val="00D059F8"/>
    <w:rsid w:val="00D1064D"/>
    <w:rsid w:val="00D10CBB"/>
    <w:rsid w:val="00D11D85"/>
    <w:rsid w:val="00D11D9D"/>
    <w:rsid w:val="00D12994"/>
    <w:rsid w:val="00D129CF"/>
    <w:rsid w:val="00D1368C"/>
    <w:rsid w:val="00D14EE7"/>
    <w:rsid w:val="00D16564"/>
    <w:rsid w:val="00D16D28"/>
    <w:rsid w:val="00D16D64"/>
    <w:rsid w:val="00D16FE9"/>
    <w:rsid w:val="00D1713E"/>
    <w:rsid w:val="00D17438"/>
    <w:rsid w:val="00D2123B"/>
    <w:rsid w:val="00D21283"/>
    <w:rsid w:val="00D217FC"/>
    <w:rsid w:val="00D22125"/>
    <w:rsid w:val="00D22415"/>
    <w:rsid w:val="00D22831"/>
    <w:rsid w:val="00D22C5A"/>
    <w:rsid w:val="00D23AE2"/>
    <w:rsid w:val="00D23BD4"/>
    <w:rsid w:val="00D23F00"/>
    <w:rsid w:val="00D254FA"/>
    <w:rsid w:val="00D256CC"/>
    <w:rsid w:val="00D26BBC"/>
    <w:rsid w:val="00D27356"/>
    <w:rsid w:val="00D274D8"/>
    <w:rsid w:val="00D276C0"/>
    <w:rsid w:val="00D303B1"/>
    <w:rsid w:val="00D31AD0"/>
    <w:rsid w:val="00D31EE6"/>
    <w:rsid w:val="00D323B6"/>
    <w:rsid w:val="00D337A4"/>
    <w:rsid w:val="00D339CF"/>
    <w:rsid w:val="00D33F0B"/>
    <w:rsid w:val="00D34EC5"/>
    <w:rsid w:val="00D34EE4"/>
    <w:rsid w:val="00D35A00"/>
    <w:rsid w:val="00D35F96"/>
    <w:rsid w:val="00D40AF1"/>
    <w:rsid w:val="00D40C6A"/>
    <w:rsid w:val="00D41071"/>
    <w:rsid w:val="00D41573"/>
    <w:rsid w:val="00D41F5B"/>
    <w:rsid w:val="00D432FB"/>
    <w:rsid w:val="00D43C5A"/>
    <w:rsid w:val="00D43DCD"/>
    <w:rsid w:val="00D445D1"/>
    <w:rsid w:val="00D4504C"/>
    <w:rsid w:val="00D4552F"/>
    <w:rsid w:val="00D46C28"/>
    <w:rsid w:val="00D47E6C"/>
    <w:rsid w:val="00D51DE8"/>
    <w:rsid w:val="00D52930"/>
    <w:rsid w:val="00D52AD1"/>
    <w:rsid w:val="00D52EA7"/>
    <w:rsid w:val="00D52F52"/>
    <w:rsid w:val="00D537FF"/>
    <w:rsid w:val="00D54239"/>
    <w:rsid w:val="00D54D71"/>
    <w:rsid w:val="00D55AE9"/>
    <w:rsid w:val="00D60A41"/>
    <w:rsid w:val="00D64698"/>
    <w:rsid w:val="00D648CC"/>
    <w:rsid w:val="00D64DAC"/>
    <w:rsid w:val="00D653AA"/>
    <w:rsid w:val="00D65AB3"/>
    <w:rsid w:val="00D65E3A"/>
    <w:rsid w:val="00D65E4F"/>
    <w:rsid w:val="00D66DD8"/>
    <w:rsid w:val="00D66E56"/>
    <w:rsid w:val="00D66E89"/>
    <w:rsid w:val="00D67058"/>
    <w:rsid w:val="00D71164"/>
    <w:rsid w:val="00D7144E"/>
    <w:rsid w:val="00D72332"/>
    <w:rsid w:val="00D744F9"/>
    <w:rsid w:val="00D749DA"/>
    <w:rsid w:val="00D77AB8"/>
    <w:rsid w:val="00D8087D"/>
    <w:rsid w:val="00D8093A"/>
    <w:rsid w:val="00D80FB2"/>
    <w:rsid w:val="00D81C30"/>
    <w:rsid w:val="00D81CA9"/>
    <w:rsid w:val="00D81D1B"/>
    <w:rsid w:val="00D82DBE"/>
    <w:rsid w:val="00D83B8D"/>
    <w:rsid w:val="00D85966"/>
    <w:rsid w:val="00D85E44"/>
    <w:rsid w:val="00D869C2"/>
    <w:rsid w:val="00D900E4"/>
    <w:rsid w:val="00D90BE6"/>
    <w:rsid w:val="00D90D6D"/>
    <w:rsid w:val="00D9148E"/>
    <w:rsid w:val="00D91CFF"/>
    <w:rsid w:val="00D92FBC"/>
    <w:rsid w:val="00D94844"/>
    <w:rsid w:val="00D96F74"/>
    <w:rsid w:val="00D975E3"/>
    <w:rsid w:val="00D9790D"/>
    <w:rsid w:val="00DA0F34"/>
    <w:rsid w:val="00DA11B1"/>
    <w:rsid w:val="00DA177E"/>
    <w:rsid w:val="00DA2553"/>
    <w:rsid w:val="00DA2732"/>
    <w:rsid w:val="00DA317A"/>
    <w:rsid w:val="00DA33A4"/>
    <w:rsid w:val="00DA34D4"/>
    <w:rsid w:val="00DA3AB5"/>
    <w:rsid w:val="00DA4231"/>
    <w:rsid w:val="00DA4336"/>
    <w:rsid w:val="00DA4361"/>
    <w:rsid w:val="00DA4E40"/>
    <w:rsid w:val="00DA563F"/>
    <w:rsid w:val="00DA5BBE"/>
    <w:rsid w:val="00DA642A"/>
    <w:rsid w:val="00DA68F0"/>
    <w:rsid w:val="00DA732B"/>
    <w:rsid w:val="00DA7C07"/>
    <w:rsid w:val="00DA7CC3"/>
    <w:rsid w:val="00DA7FCD"/>
    <w:rsid w:val="00DB067D"/>
    <w:rsid w:val="00DB269E"/>
    <w:rsid w:val="00DB2DA2"/>
    <w:rsid w:val="00DB5392"/>
    <w:rsid w:val="00DB5FE8"/>
    <w:rsid w:val="00DB6ECB"/>
    <w:rsid w:val="00DB76FD"/>
    <w:rsid w:val="00DB7AF8"/>
    <w:rsid w:val="00DC02EC"/>
    <w:rsid w:val="00DC0DE7"/>
    <w:rsid w:val="00DC13E4"/>
    <w:rsid w:val="00DC3D71"/>
    <w:rsid w:val="00DC4083"/>
    <w:rsid w:val="00DC4EB7"/>
    <w:rsid w:val="00DC510F"/>
    <w:rsid w:val="00DC616D"/>
    <w:rsid w:val="00DC640F"/>
    <w:rsid w:val="00DC664B"/>
    <w:rsid w:val="00DC7047"/>
    <w:rsid w:val="00DC738E"/>
    <w:rsid w:val="00DC7F0A"/>
    <w:rsid w:val="00DD19F3"/>
    <w:rsid w:val="00DD2468"/>
    <w:rsid w:val="00DD53E6"/>
    <w:rsid w:val="00DD548E"/>
    <w:rsid w:val="00DD5B0E"/>
    <w:rsid w:val="00DD5B88"/>
    <w:rsid w:val="00DD60DC"/>
    <w:rsid w:val="00DD74CD"/>
    <w:rsid w:val="00DD7DDB"/>
    <w:rsid w:val="00DE00A2"/>
    <w:rsid w:val="00DE1282"/>
    <w:rsid w:val="00DE17A6"/>
    <w:rsid w:val="00DE19B5"/>
    <w:rsid w:val="00DE206A"/>
    <w:rsid w:val="00DE3597"/>
    <w:rsid w:val="00DE49C4"/>
    <w:rsid w:val="00DE4D90"/>
    <w:rsid w:val="00DE53DB"/>
    <w:rsid w:val="00DE6224"/>
    <w:rsid w:val="00DE6B7F"/>
    <w:rsid w:val="00DE6ECD"/>
    <w:rsid w:val="00DE79AD"/>
    <w:rsid w:val="00DF01F8"/>
    <w:rsid w:val="00DF04B7"/>
    <w:rsid w:val="00DF05CC"/>
    <w:rsid w:val="00DF2437"/>
    <w:rsid w:val="00DF4432"/>
    <w:rsid w:val="00DF7252"/>
    <w:rsid w:val="00DF74D4"/>
    <w:rsid w:val="00E011C6"/>
    <w:rsid w:val="00E01A91"/>
    <w:rsid w:val="00E02084"/>
    <w:rsid w:val="00E0247E"/>
    <w:rsid w:val="00E02B98"/>
    <w:rsid w:val="00E047DC"/>
    <w:rsid w:val="00E04C47"/>
    <w:rsid w:val="00E050CE"/>
    <w:rsid w:val="00E05625"/>
    <w:rsid w:val="00E059EC"/>
    <w:rsid w:val="00E05A33"/>
    <w:rsid w:val="00E0617E"/>
    <w:rsid w:val="00E06436"/>
    <w:rsid w:val="00E1203C"/>
    <w:rsid w:val="00E15EBA"/>
    <w:rsid w:val="00E16174"/>
    <w:rsid w:val="00E163EB"/>
    <w:rsid w:val="00E16B81"/>
    <w:rsid w:val="00E17A63"/>
    <w:rsid w:val="00E21B79"/>
    <w:rsid w:val="00E22470"/>
    <w:rsid w:val="00E237C2"/>
    <w:rsid w:val="00E2492E"/>
    <w:rsid w:val="00E24E7A"/>
    <w:rsid w:val="00E254E0"/>
    <w:rsid w:val="00E269A1"/>
    <w:rsid w:val="00E26D6A"/>
    <w:rsid w:val="00E277AA"/>
    <w:rsid w:val="00E30D74"/>
    <w:rsid w:val="00E30F56"/>
    <w:rsid w:val="00E32DBF"/>
    <w:rsid w:val="00E32EEA"/>
    <w:rsid w:val="00E33304"/>
    <w:rsid w:val="00E3424E"/>
    <w:rsid w:val="00E3432B"/>
    <w:rsid w:val="00E349F1"/>
    <w:rsid w:val="00E3523D"/>
    <w:rsid w:val="00E3630B"/>
    <w:rsid w:val="00E3639A"/>
    <w:rsid w:val="00E37727"/>
    <w:rsid w:val="00E3772B"/>
    <w:rsid w:val="00E37C16"/>
    <w:rsid w:val="00E41B0D"/>
    <w:rsid w:val="00E41C70"/>
    <w:rsid w:val="00E42755"/>
    <w:rsid w:val="00E4379B"/>
    <w:rsid w:val="00E43971"/>
    <w:rsid w:val="00E4595B"/>
    <w:rsid w:val="00E52043"/>
    <w:rsid w:val="00E52136"/>
    <w:rsid w:val="00E52F56"/>
    <w:rsid w:val="00E5321B"/>
    <w:rsid w:val="00E5367C"/>
    <w:rsid w:val="00E53D47"/>
    <w:rsid w:val="00E53ED5"/>
    <w:rsid w:val="00E54283"/>
    <w:rsid w:val="00E56375"/>
    <w:rsid w:val="00E57781"/>
    <w:rsid w:val="00E6001B"/>
    <w:rsid w:val="00E62E25"/>
    <w:rsid w:val="00E62F92"/>
    <w:rsid w:val="00E6310C"/>
    <w:rsid w:val="00E64446"/>
    <w:rsid w:val="00E645B5"/>
    <w:rsid w:val="00E64E36"/>
    <w:rsid w:val="00E658B4"/>
    <w:rsid w:val="00E664C1"/>
    <w:rsid w:val="00E66849"/>
    <w:rsid w:val="00E67B98"/>
    <w:rsid w:val="00E70827"/>
    <w:rsid w:val="00E72463"/>
    <w:rsid w:val="00E73869"/>
    <w:rsid w:val="00E73A17"/>
    <w:rsid w:val="00E73D92"/>
    <w:rsid w:val="00E74234"/>
    <w:rsid w:val="00E74F3B"/>
    <w:rsid w:val="00E7561D"/>
    <w:rsid w:val="00E7565D"/>
    <w:rsid w:val="00E75A76"/>
    <w:rsid w:val="00E75D06"/>
    <w:rsid w:val="00E75D26"/>
    <w:rsid w:val="00E76D04"/>
    <w:rsid w:val="00E77026"/>
    <w:rsid w:val="00E77EBE"/>
    <w:rsid w:val="00E815E8"/>
    <w:rsid w:val="00E82A01"/>
    <w:rsid w:val="00E83E9E"/>
    <w:rsid w:val="00E83F75"/>
    <w:rsid w:val="00E8556E"/>
    <w:rsid w:val="00E85CCE"/>
    <w:rsid w:val="00E85FCE"/>
    <w:rsid w:val="00E8763A"/>
    <w:rsid w:val="00E87D23"/>
    <w:rsid w:val="00E90E9D"/>
    <w:rsid w:val="00E94115"/>
    <w:rsid w:val="00E94655"/>
    <w:rsid w:val="00E95C2A"/>
    <w:rsid w:val="00EA02AF"/>
    <w:rsid w:val="00EA2184"/>
    <w:rsid w:val="00EA468E"/>
    <w:rsid w:val="00EA60B6"/>
    <w:rsid w:val="00EA676B"/>
    <w:rsid w:val="00EA79B2"/>
    <w:rsid w:val="00EA7A19"/>
    <w:rsid w:val="00EB1280"/>
    <w:rsid w:val="00EB194F"/>
    <w:rsid w:val="00EB2BEE"/>
    <w:rsid w:val="00EB3279"/>
    <w:rsid w:val="00EB3DB1"/>
    <w:rsid w:val="00EB4DA4"/>
    <w:rsid w:val="00EB50D6"/>
    <w:rsid w:val="00EB5612"/>
    <w:rsid w:val="00EB5621"/>
    <w:rsid w:val="00EB629E"/>
    <w:rsid w:val="00EB743D"/>
    <w:rsid w:val="00EC03DC"/>
    <w:rsid w:val="00EC1300"/>
    <w:rsid w:val="00EC3F12"/>
    <w:rsid w:val="00EC5702"/>
    <w:rsid w:val="00EC57F3"/>
    <w:rsid w:val="00EC5BF2"/>
    <w:rsid w:val="00EC5E5D"/>
    <w:rsid w:val="00EC71F0"/>
    <w:rsid w:val="00ED0024"/>
    <w:rsid w:val="00ED007D"/>
    <w:rsid w:val="00ED0684"/>
    <w:rsid w:val="00ED1CD2"/>
    <w:rsid w:val="00ED2304"/>
    <w:rsid w:val="00ED2688"/>
    <w:rsid w:val="00ED303B"/>
    <w:rsid w:val="00ED39BE"/>
    <w:rsid w:val="00ED4312"/>
    <w:rsid w:val="00ED4FFB"/>
    <w:rsid w:val="00ED525E"/>
    <w:rsid w:val="00ED72CF"/>
    <w:rsid w:val="00EE0571"/>
    <w:rsid w:val="00EE07B9"/>
    <w:rsid w:val="00EE0D03"/>
    <w:rsid w:val="00EE0FAA"/>
    <w:rsid w:val="00EE12FF"/>
    <w:rsid w:val="00EE1876"/>
    <w:rsid w:val="00EE36E7"/>
    <w:rsid w:val="00EE38D4"/>
    <w:rsid w:val="00EE3D2C"/>
    <w:rsid w:val="00EE5C21"/>
    <w:rsid w:val="00EE6071"/>
    <w:rsid w:val="00EF0229"/>
    <w:rsid w:val="00EF1292"/>
    <w:rsid w:val="00EF218B"/>
    <w:rsid w:val="00EF2701"/>
    <w:rsid w:val="00EF2E5B"/>
    <w:rsid w:val="00EF2EE6"/>
    <w:rsid w:val="00EF307B"/>
    <w:rsid w:val="00EF328F"/>
    <w:rsid w:val="00EF4014"/>
    <w:rsid w:val="00EF4369"/>
    <w:rsid w:val="00EF506C"/>
    <w:rsid w:val="00EF51F1"/>
    <w:rsid w:val="00EF5812"/>
    <w:rsid w:val="00EF5FB3"/>
    <w:rsid w:val="00EF7479"/>
    <w:rsid w:val="00EF7B46"/>
    <w:rsid w:val="00F00907"/>
    <w:rsid w:val="00F01523"/>
    <w:rsid w:val="00F018C2"/>
    <w:rsid w:val="00F01CEF"/>
    <w:rsid w:val="00F023D0"/>
    <w:rsid w:val="00F03EB6"/>
    <w:rsid w:val="00F04A7C"/>
    <w:rsid w:val="00F04BB7"/>
    <w:rsid w:val="00F0688B"/>
    <w:rsid w:val="00F10074"/>
    <w:rsid w:val="00F1130B"/>
    <w:rsid w:val="00F12334"/>
    <w:rsid w:val="00F13439"/>
    <w:rsid w:val="00F14538"/>
    <w:rsid w:val="00F14943"/>
    <w:rsid w:val="00F15956"/>
    <w:rsid w:val="00F1783A"/>
    <w:rsid w:val="00F17CE2"/>
    <w:rsid w:val="00F17E46"/>
    <w:rsid w:val="00F17FE6"/>
    <w:rsid w:val="00F20284"/>
    <w:rsid w:val="00F20541"/>
    <w:rsid w:val="00F205BB"/>
    <w:rsid w:val="00F207D7"/>
    <w:rsid w:val="00F225AF"/>
    <w:rsid w:val="00F246F0"/>
    <w:rsid w:val="00F2479F"/>
    <w:rsid w:val="00F24EF0"/>
    <w:rsid w:val="00F25307"/>
    <w:rsid w:val="00F25EC6"/>
    <w:rsid w:val="00F26EBB"/>
    <w:rsid w:val="00F306E6"/>
    <w:rsid w:val="00F30C21"/>
    <w:rsid w:val="00F32159"/>
    <w:rsid w:val="00F32330"/>
    <w:rsid w:val="00F3273A"/>
    <w:rsid w:val="00F332A4"/>
    <w:rsid w:val="00F347E5"/>
    <w:rsid w:val="00F36598"/>
    <w:rsid w:val="00F37FAD"/>
    <w:rsid w:val="00F40278"/>
    <w:rsid w:val="00F40AA4"/>
    <w:rsid w:val="00F4233F"/>
    <w:rsid w:val="00F42CC5"/>
    <w:rsid w:val="00F432A0"/>
    <w:rsid w:val="00F43D5F"/>
    <w:rsid w:val="00F44257"/>
    <w:rsid w:val="00F442BD"/>
    <w:rsid w:val="00F45218"/>
    <w:rsid w:val="00F45400"/>
    <w:rsid w:val="00F46776"/>
    <w:rsid w:val="00F50E00"/>
    <w:rsid w:val="00F50E1B"/>
    <w:rsid w:val="00F5327A"/>
    <w:rsid w:val="00F534EC"/>
    <w:rsid w:val="00F556F4"/>
    <w:rsid w:val="00F558F2"/>
    <w:rsid w:val="00F559FB"/>
    <w:rsid w:val="00F5679B"/>
    <w:rsid w:val="00F57EC2"/>
    <w:rsid w:val="00F600A1"/>
    <w:rsid w:val="00F600CB"/>
    <w:rsid w:val="00F6207B"/>
    <w:rsid w:val="00F632D7"/>
    <w:rsid w:val="00F63431"/>
    <w:rsid w:val="00F63E2E"/>
    <w:rsid w:val="00F644D8"/>
    <w:rsid w:val="00F649F4"/>
    <w:rsid w:val="00F654FC"/>
    <w:rsid w:val="00F65C3B"/>
    <w:rsid w:val="00F70E2C"/>
    <w:rsid w:val="00F71658"/>
    <w:rsid w:val="00F7207A"/>
    <w:rsid w:val="00F7248B"/>
    <w:rsid w:val="00F74172"/>
    <w:rsid w:val="00F7418E"/>
    <w:rsid w:val="00F741E5"/>
    <w:rsid w:val="00F7570A"/>
    <w:rsid w:val="00F769A4"/>
    <w:rsid w:val="00F76C51"/>
    <w:rsid w:val="00F803A9"/>
    <w:rsid w:val="00F80D7D"/>
    <w:rsid w:val="00F8130A"/>
    <w:rsid w:val="00F82010"/>
    <w:rsid w:val="00F82581"/>
    <w:rsid w:val="00F83AA0"/>
    <w:rsid w:val="00F84A2B"/>
    <w:rsid w:val="00F84D4C"/>
    <w:rsid w:val="00F872BB"/>
    <w:rsid w:val="00F876C1"/>
    <w:rsid w:val="00F87B1A"/>
    <w:rsid w:val="00F9010F"/>
    <w:rsid w:val="00F920CB"/>
    <w:rsid w:val="00F92493"/>
    <w:rsid w:val="00F92674"/>
    <w:rsid w:val="00F9336C"/>
    <w:rsid w:val="00F93BED"/>
    <w:rsid w:val="00F9543B"/>
    <w:rsid w:val="00F957F5"/>
    <w:rsid w:val="00F96948"/>
    <w:rsid w:val="00F9695D"/>
    <w:rsid w:val="00F96B26"/>
    <w:rsid w:val="00F9763C"/>
    <w:rsid w:val="00F9791C"/>
    <w:rsid w:val="00FA07D6"/>
    <w:rsid w:val="00FA0E94"/>
    <w:rsid w:val="00FA0ED2"/>
    <w:rsid w:val="00FA16CC"/>
    <w:rsid w:val="00FA26B5"/>
    <w:rsid w:val="00FA4944"/>
    <w:rsid w:val="00FA49F9"/>
    <w:rsid w:val="00FA4C9F"/>
    <w:rsid w:val="00FA5016"/>
    <w:rsid w:val="00FA597A"/>
    <w:rsid w:val="00FA5D4C"/>
    <w:rsid w:val="00FA600D"/>
    <w:rsid w:val="00FA6658"/>
    <w:rsid w:val="00FA6980"/>
    <w:rsid w:val="00FA6D7E"/>
    <w:rsid w:val="00FA7FE6"/>
    <w:rsid w:val="00FB0BD4"/>
    <w:rsid w:val="00FB0DC7"/>
    <w:rsid w:val="00FB20BB"/>
    <w:rsid w:val="00FB2E19"/>
    <w:rsid w:val="00FB494D"/>
    <w:rsid w:val="00FB5171"/>
    <w:rsid w:val="00FB5C96"/>
    <w:rsid w:val="00FB5E53"/>
    <w:rsid w:val="00FB5E97"/>
    <w:rsid w:val="00FB62DD"/>
    <w:rsid w:val="00FB62ED"/>
    <w:rsid w:val="00FB7579"/>
    <w:rsid w:val="00FB79BA"/>
    <w:rsid w:val="00FC0C38"/>
    <w:rsid w:val="00FC0C3E"/>
    <w:rsid w:val="00FC1724"/>
    <w:rsid w:val="00FC1963"/>
    <w:rsid w:val="00FC28BC"/>
    <w:rsid w:val="00FC3A0C"/>
    <w:rsid w:val="00FC43F7"/>
    <w:rsid w:val="00FC4967"/>
    <w:rsid w:val="00FC52E3"/>
    <w:rsid w:val="00FC5C35"/>
    <w:rsid w:val="00FD00B4"/>
    <w:rsid w:val="00FD085C"/>
    <w:rsid w:val="00FD0B14"/>
    <w:rsid w:val="00FD132A"/>
    <w:rsid w:val="00FD17FE"/>
    <w:rsid w:val="00FD2A9A"/>
    <w:rsid w:val="00FD334D"/>
    <w:rsid w:val="00FD3B9F"/>
    <w:rsid w:val="00FD5553"/>
    <w:rsid w:val="00FD62A4"/>
    <w:rsid w:val="00FD7E5E"/>
    <w:rsid w:val="00FE12FF"/>
    <w:rsid w:val="00FE26C7"/>
    <w:rsid w:val="00FE2849"/>
    <w:rsid w:val="00FE2A68"/>
    <w:rsid w:val="00FE2D0C"/>
    <w:rsid w:val="00FE30FD"/>
    <w:rsid w:val="00FE338C"/>
    <w:rsid w:val="00FE3453"/>
    <w:rsid w:val="00FE5E6C"/>
    <w:rsid w:val="00FE5EB5"/>
    <w:rsid w:val="00FE60EF"/>
    <w:rsid w:val="00FE68A4"/>
    <w:rsid w:val="00FE6E63"/>
    <w:rsid w:val="00FE6F2D"/>
    <w:rsid w:val="00FE6FE3"/>
    <w:rsid w:val="00FF112A"/>
    <w:rsid w:val="00FF1205"/>
    <w:rsid w:val="00FF2614"/>
    <w:rsid w:val="00FF38D3"/>
    <w:rsid w:val="00FF398F"/>
    <w:rsid w:val="00FF3B7A"/>
    <w:rsid w:val="00FF3DBE"/>
    <w:rsid w:val="00FF433D"/>
    <w:rsid w:val="00FF4F90"/>
    <w:rsid w:val="00FF587F"/>
    <w:rsid w:val="00FF652C"/>
    <w:rsid w:val="00FF68AD"/>
    <w:rsid w:val="00FF6B20"/>
    <w:rsid w:val="00FF7378"/>
    <w:rsid w:val="00FF7607"/>
    <w:rsid w:val="00FF7C23"/>
    <w:rsid w:val="3B56C4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761137"/>
  <w14:defaultImageDpi w14:val="32767"/>
  <w15:chartTrackingRefBased/>
  <w15:docId w15:val="{5F0E6127-4E41-45DD-A75A-7CC3E09CB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A29"/>
  </w:style>
  <w:style w:type="paragraph" w:styleId="Heading1">
    <w:name w:val="heading 1"/>
    <w:basedOn w:val="Normal"/>
    <w:next w:val="Normal"/>
    <w:link w:val="Heading1Char"/>
    <w:uiPriority w:val="9"/>
    <w:qFormat/>
    <w:rsid w:val="00D14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E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E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E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E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E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Arial 11 NS"/>
    <w:uiPriority w:val="1"/>
    <w:qFormat/>
    <w:rsid w:val="002F707F"/>
    <w:rPr>
      <w:rFonts w:ascii="Arial" w:hAnsi="Arial"/>
    </w:rPr>
  </w:style>
  <w:style w:type="character" w:customStyle="1" w:styleId="Heading1Char">
    <w:name w:val="Heading 1 Char"/>
    <w:basedOn w:val="DefaultParagraphFont"/>
    <w:link w:val="Heading1"/>
    <w:uiPriority w:val="9"/>
    <w:rsid w:val="00D14E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E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E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E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E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EE7"/>
    <w:rPr>
      <w:rFonts w:eastAsiaTheme="majorEastAsia" w:cstheme="majorBidi"/>
      <w:color w:val="272727" w:themeColor="text1" w:themeTint="D8"/>
    </w:rPr>
  </w:style>
  <w:style w:type="paragraph" w:styleId="Title">
    <w:name w:val="Title"/>
    <w:basedOn w:val="Normal"/>
    <w:next w:val="Normal"/>
    <w:link w:val="TitleChar"/>
    <w:uiPriority w:val="10"/>
    <w:qFormat/>
    <w:rsid w:val="00D14E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EE7"/>
    <w:pPr>
      <w:spacing w:before="160"/>
      <w:jc w:val="center"/>
    </w:pPr>
    <w:rPr>
      <w:i/>
      <w:iCs/>
      <w:color w:val="404040" w:themeColor="text1" w:themeTint="BF"/>
    </w:rPr>
  </w:style>
  <w:style w:type="character" w:customStyle="1" w:styleId="QuoteChar">
    <w:name w:val="Quote Char"/>
    <w:basedOn w:val="DefaultParagraphFont"/>
    <w:link w:val="Quote"/>
    <w:uiPriority w:val="29"/>
    <w:rsid w:val="00D14EE7"/>
    <w:rPr>
      <w:i/>
      <w:iCs/>
      <w:color w:val="404040" w:themeColor="text1" w:themeTint="BF"/>
    </w:rPr>
  </w:style>
  <w:style w:type="paragraph" w:styleId="ListParagraph">
    <w:name w:val="List Paragraph"/>
    <w:basedOn w:val="Normal"/>
    <w:uiPriority w:val="34"/>
    <w:qFormat/>
    <w:rsid w:val="00D14EE7"/>
    <w:pPr>
      <w:ind w:left="720"/>
      <w:contextualSpacing/>
    </w:pPr>
  </w:style>
  <w:style w:type="character" w:styleId="IntenseEmphasis">
    <w:name w:val="Intense Emphasis"/>
    <w:basedOn w:val="DefaultParagraphFont"/>
    <w:uiPriority w:val="21"/>
    <w:qFormat/>
    <w:rsid w:val="00D14EE7"/>
    <w:rPr>
      <w:i/>
      <w:iCs/>
      <w:color w:val="0F4761" w:themeColor="accent1" w:themeShade="BF"/>
    </w:rPr>
  </w:style>
  <w:style w:type="paragraph" w:styleId="IntenseQuote">
    <w:name w:val="Intense Quote"/>
    <w:basedOn w:val="Normal"/>
    <w:next w:val="Normal"/>
    <w:link w:val="IntenseQuoteChar"/>
    <w:uiPriority w:val="30"/>
    <w:qFormat/>
    <w:rsid w:val="00D14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EE7"/>
    <w:rPr>
      <w:i/>
      <w:iCs/>
      <w:color w:val="0F4761" w:themeColor="accent1" w:themeShade="BF"/>
    </w:rPr>
  </w:style>
  <w:style w:type="character" w:styleId="IntenseReference">
    <w:name w:val="Intense Reference"/>
    <w:basedOn w:val="DefaultParagraphFont"/>
    <w:uiPriority w:val="32"/>
    <w:qFormat/>
    <w:rsid w:val="00D14EE7"/>
    <w:rPr>
      <w:b/>
      <w:bCs/>
      <w:smallCaps/>
      <w:color w:val="0F4761" w:themeColor="accent1" w:themeShade="BF"/>
      <w:spacing w:val="5"/>
    </w:rPr>
  </w:style>
  <w:style w:type="paragraph" w:customStyle="1" w:styleId="ArialNS11">
    <w:name w:val="Arial NS 11"/>
    <w:basedOn w:val="NoSpacing"/>
    <w:link w:val="ArialNS11Char"/>
    <w:qFormat/>
    <w:rsid w:val="00D14EE7"/>
    <w:rPr>
      <w:rFonts w:cs="Arial"/>
      <w:kern w:val="0"/>
      <w:sz w:val="22"/>
      <w:szCs w:val="22"/>
      <w14:ligatures w14:val="none"/>
    </w:rPr>
  </w:style>
  <w:style w:type="character" w:customStyle="1" w:styleId="ArialNS11Char">
    <w:name w:val="Arial NS 11 Char"/>
    <w:basedOn w:val="DefaultParagraphFont"/>
    <w:link w:val="ArialNS11"/>
    <w:rsid w:val="00D14EE7"/>
    <w:rPr>
      <w:rFonts w:ascii="Arial" w:hAnsi="Arial" w:cs="Arial"/>
      <w:kern w:val="0"/>
      <w:sz w:val="22"/>
      <w:szCs w:val="22"/>
      <w14:ligatures w14:val="none"/>
    </w:rPr>
  </w:style>
  <w:style w:type="table" w:styleId="TableGrid">
    <w:name w:val="Table Grid"/>
    <w:basedOn w:val="TableNormal"/>
    <w:uiPriority w:val="39"/>
    <w:rsid w:val="00A46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2004"/>
    <w:rPr>
      <w:color w:val="666666"/>
    </w:rPr>
  </w:style>
  <w:style w:type="paragraph" w:styleId="Bibliography">
    <w:name w:val="Bibliography"/>
    <w:basedOn w:val="Normal"/>
    <w:next w:val="Normal"/>
    <w:uiPriority w:val="37"/>
    <w:unhideWhenUsed/>
    <w:rsid w:val="00545276"/>
    <w:pPr>
      <w:tabs>
        <w:tab w:val="left" w:pos="260"/>
      </w:tabs>
      <w:spacing w:line="480" w:lineRule="auto"/>
      <w:ind w:left="720" w:hanging="720"/>
    </w:pPr>
  </w:style>
  <w:style w:type="paragraph" w:styleId="Revision">
    <w:name w:val="Revision"/>
    <w:hidden/>
    <w:uiPriority w:val="99"/>
    <w:semiHidden/>
    <w:rsid w:val="0019571A"/>
  </w:style>
  <w:style w:type="character" w:styleId="CommentReference">
    <w:name w:val="annotation reference"/>
    <w:basedOn w:val="DefaultParagraphFont"/>
    <w:uiPriority w:val="99"/>
    <w:semiHidden/>
    <w:unhideWhenUsed/>
    <w:rsid w:val="00AA3AD8"/>
    <w:rPr>
      <w:sz w:val="16"/>
      <w:szCs w:val="16"/>
    </w:rPr>
  </w:style>
  <w:style w:type="paragraph" w:styleId="CommentText">
    <w:name w:val="annotation text"/>
    <w:basedOn w:val="Normal"/>
    <w:link w:val="CommentTextChar"/>
    <w:uiPriority w:val="99"/>
    <w:unhideWhenUsed/>
    <w:rsid w:val="00AA3AD8"/>
    <w:rPr>
      <w:sz w:val="20"/>
      <w:szCs w:val="20"/>
    </w:rPr>
  </w:style>
  <w:style w:type="character" w:customStyle="1" w:styleId="CommentTextChar">
    <w:name w:val="Comment Text Char"/>
    <w:basedOn w:val="DefaultParagraphFont"/>
    <w:link w:val="CommentText"/>
    <w:uiPriority w:val="99"/>
    <w:rsid w:val="00AA3AD8"/>
    <w:rPr>
      <w:sz w:val="20"/>
      <w:szCs w:val="20"/>
    </w:rPr>
  </w:style>
  <w:style w:type="paragraph" w:styleId="CommentSubject">
    <w:name w:val="annotation subject"/>
    <w:basedOn w:val="CommentText"/>
    <w:next w:val="CommentText"/>
    <w:link w:val="CommentSubjectChar"/>
    <w:uiPriority w:val="99"/>
    <w:semiHidden/>
    <w:unhideWhenUsed/>
    <w:rsid w:val="00AA3AD8"/>
    <w:rPr>
      <w:b/>
      <w:bCs/>
    </w:rPr>
  </w:style>
  <w:style w:type="character" w:customStyle="1" w:styleId="CommentSubjectChar">
    <w:name w:val="Comment Subject Char"/>
    <w:basedOn w:val="CommentTextChar"/>
    <w:link w:val="CommentSubject"/>
    <w:uiPriority w:val="99"/>
    <w:semiHidden/>
    <w:rsid w:val="00AA3AD8"/>
    <w:rPr>
      <w:b/>
      <w:bCs/>
      <w:sz w:val="20"/>
      <w:szCs w:val="20"/>
    </w:rPr>
  </w:style>
  <w:style w:type="paragraph" w:styleId="Header">
    <w:name w:val="header"/>
    <w:basedOn w:val="Normal"/>
    <w:link w:val="HeaderChar"/>
    <w:uiPriority w:val="99"/>
    <w:unhideWhenUsed/>
    <w:rsid w:val="00CE5DE8"/>
    <w:pPr>
      <w:tabs>
        <w:tab w:val="center" w:pos="4680"/>
        <w:tab w:val="right" w:pos="9360"/>
      </w:tabs>
    </w:pPr>
  </w:style>
  <w:style w:type="character" w:customStyle="1" w:styleId="HeaderChar">
    <w:name w:val="Header Char"/>
    <w:basedOn w:val="DefaultParagraphFont"/>
    <w:link w:val="Header"/>
    <w:uiPriority w:val="99"/>
    <w:rsid w:val="00CE5DE8"/>
  </w:style>
  <w:style w:type="paragraph" w:styleId="Footer">
    <w:name w:val="footer"/>
    <w:basedOn w:val="Normal"/>
    <w:link w:val="FooterChar"/>
    <w:uiPriority w:val="99"/>
    <w:unhideWhenUsed/>
    <w:rsid w:val="00CE5DE8"/>
    <w:pPr>
      <w:tabs>
        <w:tab w:val="center" w:pos="4680"/>
        <w:tab w:val="right" w:pos="9360"/>
      </w:tabs>
    </w:pPr>
  </w:style>
  <w:style w:type="character" w:customStyle="1" w:styleId="FooterChar">
    <w:name w:val="Footer Char"/>
    <w:basedOn w:val="DefaultParagraphFont"/>
    <w:link w:val="Footer"/>
    <w:uiPriority w:val="99"/>
    <w:rsid w:val="00CE5D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0199">
      <w:bodyDiv w:val="1"/>
      <w:marLeft w:val="0"/>
      <w:marRight w:val="0"/>
      <w:marTop w:val="0"/>
      <w:marBottom w:val="0"/>
      <w:divBdr>
        <w:top w:val="none" w:sz="0" w:space="0" w:color="auto"/>
        <w:left w:val="none" w:sz="0" w:space="0" w:color="auto"/>
        <w:bottom w:val="none" w:sz="0" w:space="0" w:color="auto"/>
        <w:right w:val="none" w:sz="0" w:space="0" w:color="auto"/>
      </w:divBdr>
    </w:div>
    <w:div w:id="107626309">
      <w:bodyDiv w:val="1"/>
      <w:marLeft w:val="0"/>
      <w:marRight w:val="0"/>
      <w:marTop w:val="0"/>
      <w:marBottom w:val="0"/>
      <w:divBdr>
        <w:top w:val="none" w:sz="0" w:space="0" w:color="auto"/>
        <w:left w:val="none" w:sz="0" w:space="0" w:color="auto"/>
        <w:bottom w:val="none" w:sz="0" w:space="0" w:color="auto"/>
        <w:right w:val="none" w:sz="0" w:space="0" w:color="auto"/>
      </w:divBdr>
    </w:div>
    <w:div w:id="305427831">
      <w:bodyDiv w:val="1"/>
      <w:marLeft w:val="0"/>
      <w:marRight w:val="0"/>
      <w:marTop w:val="0"/>
      <w:marBottom w:val="0"/>
      <w:divBdr>
        <w:top w:val="none" w:sz="0" w:space="0" w:color="auto"/>
        <w:left w:val="none" w:sz="0" w:space="0" w:color="auto"/>
        <w:bottom w:val="none" w:sz="0" w:space="0" w:color="auto"/>
        <w:right w:val="none" w:sz="0" w:space="0" w:color="auto"/>
      </w:divBdr>
    </w:div>
    <w:div w:id="523829899">
      <w:bodyDiv w:val="1"/>
      <w:marLeft w:val="0"/>
      <w:marRight w:val="0"/>
      <w:marTop w:val="0"/>
      <w:marBottom w:val="0"/>
      <w:divBdr>
        <w:top w:val="none" w:sz="0" w:space="0" w:color="auto"/>
        <w:left w:val="none" w:sz="0" w:space="0" w:color="auto"/>
        <w:bottom w:val="none" w:sz="0" w:space="0" w:color="auto"/>
        <w:right w:val="none" w:sz="0" w:space="0" w:color="auto"/>
      </w:divBdr>
    </w:div>
    <w:div w:id="530267123">
      <w:bodyDiv w:val="1"/>
      <w:marLeft w:val="0"/>
      <w:marRight w:val="0"/>
      <w:marTop w:val="0"/>
      <w:marBottom w:val="0"/>
      <w:divBdr>
        <w:top w:val="none" w:sz="0" w:space="0" w:color="auto"/>
        <w:left w:val="none" w:sz="0" w:space="0" w:color="auto"/>
        <w:bottom w:val="none" w:sz="0" w:space="0" w:color="auto"/>
        <w:right w:val="none" w:sz="0" w:space="0" w:color="auto"/>
      </w:divBdr>
    </w:div>
    <w:div w:id="883100044">
      <w:bodyDiv w:val="1"/>
      <w:marLeft w:val="0"/>
      <w:marRight w:val="0"/>
      <w:marTop w:val="0"/>
      <w:marBottom w:val="0"/>
      <w:divBdr>
        <w:top w:val="none" w:sz="0" w:space="0" w:color="auto"/>
        <w:left w:val="none" w:sz="0" w:space="0" w:color="auto"/>
        <w:bottom w:val="none" w:sz="0" w:space="0" w:color="auto"/>
        <w:right w:val="none" w:sz="0" w:space="0" w:color="auto"/>
      </w:divBdr>
    </w:div>
    <w:div w:id="1119564848">
      <w:bodyDiv w:val="1"/>
      <w:marLeft w:val="0"/>
      <w:marRight w:val="0"/>
      <w:marTop w:val="0"/>
      <w:marBottom w:val="0"/>
      <w:divBdr>
        <w:top w:val="none" w:sz="0" w:space="0" w:color="auto"/>
        <w:left w:val="none" w:sz="0" w:space="0" w:color="auto"/>
        <w:bottom w:val="none" w:sz="0" w:space="0" w:color="auto"/>
        <w:right w:val="none" w:sz="0" w:space="0" w:color="auto"/>
      </w:divBdr>
    </w:div>
    <w:div w:id="1122269261">
      <w:bodyDiv w:val="1"/>
      <w:marLeft w:val="0"/>
      <w:marRight w:val="0"/>
      <w:marTop w:val="0"/>
      <w:marBottom w:val="0"/>
      <w:divBdr>
        <w:top w:val="none" w:sz="0" w:space="0" w:color="auto"/>
        <w:left w:val="none" w:sz="0" w:space="0" w:color="auto"/>
        <w:bottom w:val="none" w:sz="0" w:space="0" w:color="auto"/>
        <w:right w:val="none" w:sz="0" w:space="0" w:color="auto"/>
      </w:divBdr>
      <w:divsChild>
        <w:div w:id="1911188893">
          <w:marLeft w:val="0"/>
          <w:marRight w:val="0"/>
          <w:marTop w:val="0"/>
          <w:marBottom w:val="0"/>
          <w:divBdr>
            <w:top w:val="none" w:sz="0" w:space="0" w:color="auto"/>
            <w:left w:val="none" w:sz="0" w:space="0" w:color="auto"/>
            <w:bottom w:val="none" w:sz="0" w:space="0" w:color="auto"/>
            <w:right w:val="none" w:sz="0" w:space="0" w:color="auto"/>
          </w:divBdr>
          <w:divsChild>
            <w:div w:id="296687751">
              <w:marLeft w:val="0"/>
              <w:marRight w:val="0"/>
              <w:marTop w:val="0"/>
              <w:marBottom w:val="0"/>
              <w:divBdr>
                <w:top w:val="none" w:sz="0" w:space="0" w:color="auto"/>
                <w:left w:val="none" w:sz="0" w:space="0" w:color="auto"/>
                <w:bottom w:val="none" w:sz="0" w:space="0" w:color="auto"/>
                <w:right w:val="none" w:sz="0" w:space="0" w:color="auto"/>
              </w:divBdr>
            </w:div>
            <w:div w:id="644361149">
              <w:marLeft w:val="0"/>
              <w:marRight w:val="0"/>
              <w:marTop w:val="0"/>
              <w:marBottom w:val="0"/>
              <w:divBdr>
                <w:top w:val="none" w:sz="0" w:space="0" w:color="auto"/>
                <w:left w:val="none" w:sz="0" w:space="0" w:color="auto"/>
                <w:bottom w:val="none" w:sz="0" w:space="0" w:color="auto"/>
                <w:right w:val="none" w:sz="0" w:space="0" w:color="auto"/>
              </w:divBdr>
            </w:div>
            <w:div w:id="1162694195">
              <w:marLeft w:val="0"/>
              <w:marRight w:val="0"/>
              <w:marTop w:val="0"/>
              <w:marBottom w:val="0"/>
              <w:divBdr>
                <w:top w:val="none" w:sz="0" w:space="0" w:color="auto"/>
                <w:left w:val="none" w:sz="0" w:space="0" w:color="auto"/>
                <w:bottom w:val="none" w:sz="0" w:space="0" w:color="auto"/>
                <w:right w:val="none" w:sz="0" w:space="0" w:color="auto"/>
              </w:divBdr>
            </w:div>
            <w:div w:id="1444106214">
              <w:marLeft w:val="0"/>
              <w:marRight w:val="0"/>
              <w:marTop w:val="0"/>
              <w:marBottom w:val="0"/>
              <w:divBdr>
                <w:top w:val="none" w:sz="0" w:space="0" w:color="auto"/>
                <w:left w:val="none" w:sz="0" w:space="0" w:color="auto"/>
                <w:bottom w:val="none" w:sz="0" w:space="0" w:color="auto"/>
                <w:right w:val="none" w:sz="0" w:space="0" w:color="auto"/>
              </w:divBdr>
            </w:div>
            <w:div w:id="152497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1330">
      <w:bodyDiv w:val="1"/>
      <w:marLeft w:val="0"/>
      <w:marRight w:val="0"/>
      <w:marTop w:val="0"/>
      <w:marBottom w:val="0"/>
      <w:divBdr>
        <w:top w:val="none" w:sz="0" w:space="0" w:color="auto"/>
        <w:left w:val="none" w:sz="0" w:space="0" w:color="auto"/>
        <w:bottom w:val="none" w:sz="0" w:space="0" w:color="auto"/>
        <w:right w:val="none" w:sz="0" w:space="0" w:color="auto"/>
      </w:divBdr>
    </w:div>
    <w:div w:id="1196309555">
      <w:bodyDiv w:val="1"/>
      <w:marLeft w:val="0"/>
      <w:marRight w:val="0"/>
      <w:marTop w:val="0"/>
      <w:marBottom w:val="0"/>
      <w:divBdr>
        <w:top w:val="none" w:sz="0" w:space="0" w:color="auto"/>
        <w:left w:val="none" w:sz="0" w:space="0" w:color="auto"/>
        <w:bottom w:val="none" w:sz="0" w:space="0" w:color="auto"/>
        <w:right w:val="none" w:sz="0" w:space="0" w:color="auto"/>
      </w:divBdr>
    </w:div>
    <w:div w:id="1371686389">
      <w:bodyDiv w:val="1"/>
      <w:marLeft w:val="0"/>
      <w:marRight w:val="0"/>
      <w:marTop w:val="0"/>
      <w:marBottom w:val="0"/>
      <w:divBdr>
        <w:top w:val="none" w:sz="0" w:space="0" w:color="auto"/>
        <w:left w:val="none" w:sz="0" w:space="0" w:color="auto"/>
        <w:bottom w:val="none" w:sz="0" w:space="0" w:color="auto"/>
        <w:right w:val="none" w:sz="0" w:space="0" w:color="auto"/>
      </w:divBdr>
    </w:div>
    <w:div w:id="1527256335">
      <w:bodyDiv w:val="1"/>
      <w:marLeft w:val="0"/>
      <w:marRight w:val="0"/>
      <w:marTop w:val="0"/>
      <w:marBottom w:val="0"/>
      <w:divBdr>
        <w:top w:val="none" w:sz="0" w:space="0" w:color="auto"/>
        <w:left w:val="none" w:sz="0" w:space="0" w:color="auto"/>
        <w:bottom w:val="none" w:sz="0" w:space="0" w:color="auto"/>
        <w:right w:val="none" w:sz="0" w:space="0" w:color="auto"/>
      </w:divBdr>
    </w:div>
    <w:div w:id="1725332840">
      <w:bodyDiv w:val="1"/>
      <w:marLeft w:val="0"/>
      <w:marRight w:val="0"/>
      <w:marTop w:val="0"/>
      <w:marBottom w:val="0"/>
      <w:divBdr>
        <w:top w:val="none" w:sz="0" w:space="0" w:color="auto"/>
        <w:left w:val="none" w:sz="0" w:space="0" w:color="auto"/>
        <w:bottom w:val="none" w:sz="0" w:space="0" w:color="auto"/>
        <w:right w:val="none" w:sz="0" w:space="0" w:color="auto"/>
      </w:divBdr>
      <w:divsChild>
        <w:div w:id="2044745059">
          <w:marLeft w:val="0"/>
          <w:marRight w:val="0"/>
          <w:marTop w:val="0"/>
          <w:marBottom w:val="0"/>
          <w:divBdr>
            <w:top w:val="none" w:sz="0" w:space="0" w:color="auto"/>
            <w:left w:val="none" w:sz="0" w:space="0" w:color="auto"/>
            <w:bottom w:val="none" w:sz="0" w:space="0" w:color="auto"/>
            <w:right w:val="none" w:sz="0" w:space="0" w:color="auto"/>
          </w:divBdr>
          <w:divsChild>
            <w:div w:id="51584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5326">
      <w:bodyDiv w:val="1"/>
      <w:marLeft w:val="0"/>
      <w:marRight w:val="0"/>
      <w:marTop w:val="0"/>
      <w:marBottom w:val="0"/>
      <w:divBdr>
        <w:top w:val="none" w:sz="0" w:space="0" w:color="auto"/>
        <w:left w:val="none" w:sz="0" w:space="0" w:color="auto"/>
        <w:bottom w:val="none" w:sz="0" w:space="0" w:color="auto"/>
        <w:right w:val="none" w:sz="0" w:space="0" w:color="auto"/>
      </w:divBdr>
    </w:div>
    <w:div w:id="1837650112">
      <w:bodyDiv w:val="1"/>
      <w:marLeft w:val="0"/>
      <w:marRight w:val="0"/>
      <w:marTop w:val="0"/>
      <w:marBottom w:val="0"/>
      <w:divBdr>
        <w:top w:val="none" w:sz="0" w:space="0" w:color="auto"/>
        <w:left w:val="none" w:sz="0" w:space="0" w:color="auto"/>
        <w:bottom w:val="none" w:sz="0" w:space="0" w:color="auto"/>
        <w:right w:val="none" w:sz="0" w:space="0" w:color="auto"/>
      </w:divBdr>
    </w:div>
    <w:div w:id="1852068538">
      <w:bodyDiv w:val="1"/>
      <w:marLeft w:val="0"/>
      <w:marRight w:val="0"/>
      <w:marTop w:val="0"/>
      <w:marBottom w:val="0"/>
      <w:divBdr>
        <w:top w:val="none" w:sz="0" w:space="0" w:color="auto"/>
        <w:left w:val="none" w:sz="0" w:space="0" w:color="auto"/>
        <w:bottom w:val="none" w:sz="0" w:space="0" w:color="auto"/>
        <w:right w:val="none" w:sz="0" w:space="0" w:color="auto"/>
      </w:divBdr>
      <w:divsChild>
        <w:div w:id="121519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630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svg"/><Relationship Id="rId34" Type="http://schemas.openxmlformats.org/officeDocument/2006/relationships/footer" Target="footer2.xml"/><Relationship Id="rId7" Type="http://schemas.openxmlformats.org/officeDocument/2006/relationships/comments" Target="comment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5.svg"/><Relationship Id="rId33" Type="http://schemas.openxmlformats.org/officeDocument/2006/relationships/footer" Target="footer1.xml"/><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svg"/><Relationship Id="rId20" Type="http://schemas.openxmlformats.org/officeDocument/2006/relationships/image" Target="media/image10.png"/><Relationship Id="rId29" Type="http://schemas.openxmlformats.org/officeDocument/2006/relationships/image" Target="media/image19.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svg"/><Relationship Id="rId28" Type="http://schemas.openxmlformats.org/officeDocument/2006/relationships/image" Target="media/image18.png"/><Relationship Id="rId36" Type="http://schemas.openxmlformats.org/officeDocument/2006/relationships/footer" Target="footer3.xml"/><Relationship Id="rId10" Type="http://schemas.microsoft.com/office/2018/08/relationships/commentsExtensible" Target="commentsExtensible.xml"/><Relationship Id="rId19" Type="http://schemas.openxmlformats.org/officeDocument/2006/relationships/image" Target="media/image9.svg"/><Relationship Id="rId31"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svg"/><Relationship Id="rId22" Type="http://schemas.openxmlformats.org/officeDocument/2006/relationships/image" Target="media/image12.png"/><Relationship Id="rId27" Type="http://schemas.openxmlformats.org/officeDocument/2006/relationships/image" Target="media/image17.svg"/><Relationship Id="rId30" Type="http://schemas.openxmlformats.org/officeDocument/2006/relationships/image" Target="media/image20.png"/><Relationship Id="rId35" Type="http://schemas.openxmlformats.org/officeDocument/2006/relationships/header" Target="header3.xml"/><Relationship Id="rId8" Type="http://schemas.microsoft.com/office/2011/relationships/commentsExtended" Target="commentsExtended.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592127-326d-404c-a88a-f08f1514fa6a}" enabled="1" method="Privileged" siteId="{a25fff9c-3f63-4fb2-9a8a-d9bdd0321f9a}"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29</Pages>
  <Words>27601</Words>
  <Characters>157331</Characters>
  <Application>Microsoft Office Word</Application>
  <DocSecurity>0</DocSecurity>
  <Lines>1311</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Richner, Tom J., Ph.D.</dc:creator>
  <cp:keywords/>
  <dc:description/>
  <cp:lastModifiedBy>Thomas Richner</cp:lastModifiedBy>
  <cp:revision>2</cp:revision>
  <cp:lastPrinted>2025-04-24T16:42:00Z</cp:lastPrinted>
  <dcterms:created xsi:type="dcterms:W3CDTF">2025-07-08T00:05:00Z</dcterms:created>
  <dcterms:modified xsi:type="dcterms:W3CDTF">2025-07-08T00:05:00Z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zotero-version="7.0.18"&gt;&lt;session id="c85Flo9L"/&gt;&lt;style id="http://www.zotero.org/styles/apa" locale="en-US" hasBibliography="1" bibliographyStyleHasBeenSet="1"/&gt;&lt;prefs&gt;&lt;pref name="fieldType" value="Field"/&gt;&lt;/prefs&gt;&lt;/data&gt;</vt:lpwstr>
  </property>
</Properties>
</file>